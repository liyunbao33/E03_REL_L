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065141" w14:textId="77777777" w:rsidR="00D3044B" w:rsidRDefault="00D3044B" w:rsidP="00440EAC">
      <w:pPr>
        <w:jc w:val="center"/>
        <w:rPr>
          <w:sz w:val="22"/>
          <w:szCs w:val="22"/>
        </w:rPr>
      </w:pPr>
    </w:p>
    <w:p w14:paraId="1B6814A4" w14:textId="77777777" w:rsidR="009655AD" w:rsidRDefault="009655AD" w:rsidP="00440EAC">
      <w:pPr>
        <w:jc w:val="center"/>
        <w:rPr>
          <w:sz w:val="22"/>
          <w:szCs w:val="22"/>
        </w:rPr>
      </w:pPr>
    </w:p>
    <w:p w14:paraId="02EC8BE2" w14:textId="77777777" w:rsidR="009655AD" w:rsidRDefault="009655AD" w:rsidP="00440EAC">
      <w:pPr>
        <w:jc w:val="center"/>
        <w:rPr>
          <w:sz w:val="22"/>
          <w:szCs w:val="22"/>
        </w:rPr>
      </w:pPr>
    </w:p>
    <w:p w14:paraId="47BF0856" w14:textId="77777777" w:rsidR="009655AD" w:rsidRPr="00440EAC" w:rsidRDefault="009655AD" w:rsidP="001355CE">
      <w:pPr>
        <w:jc w:val="center"/>
        <w:rPr>
          <w:sz w:val="22"/>
          <w:szCs w:val="22"/>
        </w:rPr>
      </w:pPr>
    </w:p>
    <w:p w14:paraId="06AF9DAB" w14:textId="233EB954" w:rsidR="001355CE" w:rsidRPr="00483F4B" w:rsidRDefault="00FA1938" w:rsidP="001355CE">
      <w:pPr>
        <w:pStyle w:val="1"/>
        <w:shd w:val="clear" w:color="auto" w:fill="FFFFFF"/>
        <w:spacing w:line="210" w:lineRule="atLeast"/>
        <w:jc w:val="center"/>
        <w:rPr>
          <w:sz w:val="52"/>
          <w:szCs w:val="52"/>
        </w:rPr>
      </w:pPr>
      <w:r w:rsidRPr="00FA1938">
        <w:rPr>
          <w:rFonts w:hint="eastAsia"/>
          <w:sz w:val="52"/>
          <w:szCs w:val="52"/>
        </w:rPr>
        <w:t>D</w:t>
      </w:r>
      <w:r w:rsidRPr="00FA1938">
        <w:rPr>
          <w:sz w:val="52"/>
          <w:szCs w:val="52"/>
        </w:rPr>
        <w:t>oor</w:t>
      </w:r>
      <w:r w:rsidRPr="00FA1938">
        <w:rPr>
          <w:rFonts w:hint="eastAsia"/>
          <w:sz w:val="52"/>
          <w:szCs w:val="52"/>
        </w:rPr>
        <w:t xml:space="preserve"> </w:t>
      </w:r>
      <w:r w:rsidR="00352F52">
        <w:rPr>
          <w:sz w:val="52"/>
          <w:szCs w:val="52"/>
        </w:rPr>
        <w:t xml:space="preserve">Power </w:t>
      </w:r>
      <w:r w:rsidR="00160D23">
        <w:rPr>
          <w:sz w:val="52"/>
          <w:szCs w:val="52"/>
        </w:rPr>
        <w:t>Lock</w:t>
      </w:r>
    </w:p>
    <w:p w14:paraId="1A406C1C" w14:textId="77777777" w:rsidR="009655AD" w:rsidRPr="00483DBF" w:rsidRDefault="009655AD" w:rsidP="001355CE">
      <w:pPr>
        <w:jc w:val="center"/>
        <w:rPr>
          <w:rFonts w:cs="Arial"/>
          <w:b/>
          <w:sz w:val="52"/>
          <w:szCs w:val="52"/>
        </w:rPr>
      </w:pPr>
      <w:r w:rsidRPr="00483DBF">
        <w:rPr>
          <w:rFonts w:hint="eastAsia"/>
          <w:b/>
          <w:sz w:val="52"/>
          <w:szCs w:val="52"/>
        </w:rPr>
        <w:t>System</w:t>
      </w:r>
      <w:r w:rsidRPr="00F956B7">
        <w:rPr>
          <w:b/>
          <w:bCs/>
          <w:sz w:val="52"/>
          <w:szCs w:val="52"/>
        </w:rPr>
        <w:t xml:space="preserve"> </w:t>
      </w:r>
      <w:r w:rsidRPr="000C3536">
        <w:rPr>
          <w:b/>
          <w:bCs/>
          <w:sz w:val="52"/>
          <w:szCs w:val="52"/>
        </w:rPr>
        <w:t>Functional</w:t>
      </w:r>
      <w:r w:rsidRPr="00483DBF">
        <w:rPr>
          <w:rFonts w:hint="eastAsia"/>
          <w:b/>
          <w:sz w:val="52"/>
          <w:szCs w:val="52"/>
        </w:rPr>
        <w:t xml:space="preserve"> Specification</w:t>
      </w:r>
    </w:p>
    <w:p w14:paraId="3480307C" w14:textId="77777777" w:rsidR="009655AD" w:rsidRPr="00F956B7" w:rsidRDefault="009655AD" w:rsidP="009655AD">
      <w:pPr>
        <w:jc w:val="center"/>
        <w:rPr>
          <w:rFonts w:cs="Arial"/>
          <w:b/>
          <w:sz w:val="52"/>
          <w:szCs w:val="52"/>
        </w:rPr>
      </w:pPr>
    </w:p>
    <w:p w14:paraId="34D0D55F" w14:textId="77777777" w:rsidR="009655AD" w:rsidRPr="00813AB7" w:rsidRDefault="009655AD" w:rsidP="009655AD">
      <w:pPr>
        <w:ind w:left="1260" w:firstLine="420"/>
        <w:rPr>
          <w:rFonts w:cs="Arial"/>
          <w:b/>
          <w:sz w:val="32"/>
          <w:szCs w:val="32"/>
          <w:u w:val="single"/>
        </w:rPr>
      </w:pPr>
      <w:r w:rsidRPr="00813AB7">
        <w:rPr>
          <w:rFonts w:cs="Arial" w:hint="eastAsia"/>
          <w:b/>
          <w:sz w:val="32"/>
          <w:szCs w:val="32"/>
        </w:rPr>
        <w:t>Project</w:t>
      </w:r>
      <w:r w:rsidRPr="00813AB7">
        <w:rPr>
          <w:rFonts w:cs="Arial" w:hint="eastAsia"/>
          <w:b/>
          <w:sz w:val="32"/>
          <w:szCs w:val="32"/>
        </w:rPr>
        <w:tab/>
      </w:r>
      <w:r w:rsidRPr="00813AB7">
        <w:rPr>
          <w:rFonts w:cs="Arial" w:hint="eastAsia"/>
          <w:b/>
          <w:sz w:val="32"/>
          <w:szCs w:val="32"/>
        </w:rPr>
        <w:tab/>
      </w:r>
      <w:r w:rsidRPr="00813AB7">
        <w:rPr>
          <w:rFonts w:cs="Arial"/>
          <w:b/>
          <w:sz w:val="32"/>
          <w:szCs w:val="32"/>
        </w:rPr>
        <w:t>：</w:t>
      </w:r>
      <w:r w:rsidRPr="00813AB7">
        <w:rPr>
          <w:rFonts w:cs="Arial"/>
          <w:b/>
          <w:sz w:val="32"/>
          <w:szCs w:val="32"/>
          <w:u w:val="single"/>
        </w:rPr>
        <w:t xml:space="preserve"> </w:t>
      </w:r>
      <w:r w:rsidRPr="00813AB7">
        <w:rPr>
          <w:rFonts w:cs="Arial" w:hint="eastAsia"/>
          <w:b/>
          <w:sz w:val="32"/>
          <w:szCs w:val="32"/>
          <w:u w:val="single"/>
        </w:rPr>
        <w:t xml:space="preserve">    T</w:t>
      </w:r>
      <w:r w:rsidR="00BD79B0">
        <w:rPr>
          <w:rFonts w:cs="Arial" w:hint="eastAsia"/>
          <w:b/>
          <w:sz w:val="32"/>
          <w:szCs w:val="32"/>
          <w:u w:val="single"/>
        </w:rPr>
        <w:t>26</w:t>
      </w:r>
      <w:r w:rsidRPr="00813AB7">
        <w:rPr>
          <w:rFonts w:cs="Arial"/>
          <w:b/>
          <w:sz w:val="32"/>
          <w:szCs w:val="32"/>
          <w:u w:val="single"/>
        </w:rPr>
        <w:t xml:space="preserve">        </w:t>
      </w:r>
    </w:p>
    <w:p w14:paraId="4A966C90" w14:textId="5D7025F5" w:rsidR="009655AD" w:rsidRPr="00813AB7" w:rsidRDefault="009655AD" w:rsidP="009655AD">
      <w:pPr>
        <w:ind w:left="1260" w:firstLine="420"/>
        <w:rPr>
          <w:rFonts w:cs="Arial"/>
          <w:b/>
          <w:sz w:val="32"/>
          <w:szCs w:val="32"/>
        </w:rPr>
      </w:pPr>
      <w:r w:rsidRPr="00813AB7">
        <w:rPr>
          <w:rFonts w:cs="Arial" w:hint="eastAsia"/>
          <w:b/>
          <w:sz w:val="32"/>
          <w:szCs w:val="32"/>
        </w:rPr>
        <w:t>Version</w:t>
      </w:r>
      <w:r w:rsidRPr="00813AB7">
        <w:rPr>
          <w:rFonts w:cs="Arial" w:hint="eastAsia"/>
          <w:b/>
          <w:sz w:val="32"/>
          <w:szCs w:val="32"/>
        </w:rPr>
        <w:tab/>
      </w:r>
      <w:r w:rsidRPr="00813AB7">
        <w:rPr>
          <w:rFonts w:cs="Arial" w:hint="eastAsia"/>
          <w:b/>
          <w:sz w:val="32"/>
          <w:szCs w:val="32"/>
        </w:rPr>
        <w:tab/>
      </w:r>
      <w:r w:rsidRPr="00813AB7">
        <w:rPr>
          <w:rFonts w:cs="Arial"/>
          <w:b/>
          <w:sz w:val="32"/>
          <w:szCs w:val="32"/>
        </w:rPr>
        <w:t>：</w:t>
      </w:r>
      <w:r w:rsidRPr="00813AB7">
        <w:rPr>
          <w:rFonts w:cs="Arial"/>
          <w:b/>
          <w:sz w:val="32"/>
          <w:szCs w:val="32"/>
          <w:u w:val="single"/>
        </w:rPr>
        <w:t xml:space="preserve">     V0</w:t>
      </w:r>
      <w:r w:rsidR="00B03466">
        <w:rPr>
          <w:rFonts w:cs="Arial"/>
          <w:b/>
          <w:sz w:val="32"/>
          <w:szCs w:val="32"/>
          <w:u w:val="single"/>
        </w:rPr>
        <w:t>6</w:t>
      </w:r>
      <w:r w:rsidRPr="00813AB7">
        <w:rPr>
          <w:rFonts w:cs="Arial"/>
          <w:b/>
          <w:sz w:val="32"/>
          <w:szCs w:val="32"/>
          <w:u w:val="single"/>
        </w:rPr>
        <w:t xml:space="preserve">        </w:t>
      </w:r>
    </w:p>
    <w:p w14:paraId="07CF9BFE" w14:textId="77777777" w:rsidR="009655AD" w:rsidRPr="00813AB7" w:rsidRDefault="009655AD" w:rsidP="009655AD">
      <w:pPr>
        <w:ind w:left="1260" w:firstLine="420"/>
        <w:rPr>
          <w:rFonts w:cs="Arial"/>
          <w:b/>
          <w:sz w:val="32"/>
          <w:szCs w:val="32"/>
          <w:u w:val="single"/>
        </w:rPr>
      </w:pPr>
      <w:r w:rsidRPr="00813AB7">
        <w:rPr>
          <w:rFonts w:cs="Arial" w:hint="eastAsia"/>
          <w:b/>
          <w:sz w:val="32"/>
          <w:szCs w:val="32"/>
        </w:rPr>
        <w:t>Edit</w:t>
      </w:r>
      <w:r w:rsidRPr="00813AB7">
        <w:rPr>
          <w:rFonts w:cs="Arial" w:hint="eastAsia"/>
          <w:b/>
          <w:sz w:val="32"/>
          <w:szCs w:val="32"/>
        </w:rPr>
        <w:tab/>
      </w:r>
      <w:r w:rsidRPr="00813AB7">
        <w:rPr>
          <w:rFonts w:cs="Arial" w:hint="eastAsia"/>
          <w:b/>
          <w:sz w:val="32"/>
          <w:szCs w:val="32"/>
        </w:rPr>
        <w:tab/>
      </w:r>
      <w:r w:rsidRPr="00813AB7">
        <w:rPr>
          <w:rFonts w:cs="Arial" w:hint="eastAsia"/>
          <w:b/>
          <w:sz w:val="32"/>
          <w:szCs w:val="32"/>
        </w:rPr>
        <w:tab/>
      </w:r>
      <w:r w:rsidRPr="00813AB7">
        <w:rPr>
          <w:rFonts w:cs="Arial"/>
          <w:b/>
          <w:sz w:val="32"/>
          <w:szCs w:val="32"/>
        </w:rPr>
        <w:t>：</w:t>
      </w:r>
      <w:r w:rsidRPr="00813AB7">
        <w:rPr>
          <w:rFonts w:cs="Arial"/>
          <w:b/>
          <w:sz w:val="32"/>
          <w:szCs w:val="32"/>
          <w:u w:val="single"/>
        </w:rPr>
        <w:t xml:space="preserve">                </w:t>
      </w:r>
      <w:r w:rsidRPr="00813AB7">
        <w:rPr>
          <w:rFonts w:cs="Arial" w:hint="eastAsia"/>
          <w:b/>
          <w:sz w:val="32"/>
          <w:szCs w:val="32"/>
          <w:u w:val="single"/>
        </w:rPr>
        <w:t xml:space="preserve"> </w:t>
      </w:r>
    </w:p>
    <w:p w14:paraId="42A02448" w14:textId="77777777" w:rsidR="009655AD" w:rsidRPr="00813AB7" w:rsidRDefault="009655AD" w:rsidP="009655AD">
      <w:pPr>
        <w:ind w:left="1260" w:firstLine="420"/>
        <w:rPr>
          <w:rFonts w:cs="Arial"/>
          <w:b/>
          <w:sz w:val="32"/>
          <w:szCs w:val="32"/>
          <w:u w:val="single"/>
        </w:rPr>
      </w:pPr>
      <w:r w:rsidRPr="00813AB7">
        <w:rPr>
          <w:rFonts w:cs="Arial" w:hint="eastAsia"/>
          <w:b/>
          <w:sz w:val="32"/>
          <w:szCs w:val="32"/>
        </w:rPr>
        <w:t>Review</w:t>
      </w:r>
      <w:r w:rsidRPr="00813AB7">
        <w:rPr>
          <w:rFonts w:cs="Arial" w:hint="eastAsia"/>
          <w:b/>
          <w:sz w:val="32"/>
          <w:szCs w:val="32"/>
        </w:rPr>
        <w:tab/>
      </w:r>
      <w:r w:rsidRPr="00813AB7">
        <w:rPr>
          <w:rFonts w:cs="Arial" w:hint="eastAsia"/>
          <w:b/>
          <w:sz w:val="32"/>
          <w:szCs w:val="32"/>
        </w:rPr>
        <w:tab/>
      </w:r>
      <w:r w:rsidRPr="00813AB7">
        <w:rPr>
          <w:rFonts w:cs="Arial"/>
          <w:b/>
          <w:sz w:val="32"/>
          <w:szCs w:val="32"/>
        </w:rPr>
        <w:t>：</w:t>
      </w:r>
      <w:r w:rsidRPr="00813AB7">
        <w:rPr>
          <w:rFonts w:cs="Arial"/>
          <w:b/>
          <w:sz w:val="32"/>
          <w:szCs w:val="32"/>
          <w:u w:val="single"/>
        </w:rPr>
        <w:t xml:space="preserve">                 </w:t>
      </w:r>
    </w:p>
    <w:p w14:paraId="149CC32A" w14:textId="77777777" w:rsidR="009655AD" w:rsidRPr="00813AB7" w:rsidRDefault="009655AD" w:rsidP="009655AD">
      <w:pPr>
        <w:ind w:left="1680"/>
        <w:rPr>
          <w:rFonts w:cs="Arial"/>
          <w:b/>
          <w:sz w:val="32"/>
          <w:szCs w:val="32"/>
          <w:u w:val="single"/>
        </w:rPr>
      </w:pPr>
      <w:r w:rsidRPr="00813AB7">
        <w:rPr>
          <w:rFonts w:cs="Arial" w:hint="eastAsia"/>
          <w:b/>
          <w:sz w:val="32"/>
          <w:szCs w:val="32"/>
        </w:rPr>
        <w:t>Approved</w:t>
      </w:r>
      <w:r w:rsidR="00E40693">
        <w:rPr>
          <w:rFonts w:cs="Arial"/>
          <w:b/>
          <w:sz w:val="32"/>
          <w:szCs w:val="32"/>
        </w:rPr>
        <w:t xml:space="preserve">  </w:t>
      </w:r>
      <w:r w:rsidRPr="00813AB7">
        <w:rPr>
          <w:rFonts w:cs="Arial"/>
          <w:b/>
          <w:sz w:val="32"/>
          <w:szCs w:val="32"/>
        </w:rPr>
        <w:t>：</w:t>
      </w:r>
      <w:r w:rsidRPr="00813AB7">
        <w:rPr>
          <w:rFonts w:cs="Arial"/>
          <w:b/>
          <w:sz w:val="32"/>
          <w:szCs w:val="32"/>
          <w:u w:val="single"/>
        </w:rPr>
        <w:t xml:space="preserve">                 </w:t>
      </w:r>
      <w:r w:rsidRPr="00813AB7">
        <w:rPr>
          <w:rFonts w:cs="Arial"/>
          <w:b/>
          <w:sz w:val="32"/>
          <w:szCs w:val="32"/>
        </w:rPr>
        <w:br/>
      </w:r>
      <w:r w:rsidRPr="00813AB7">
        <w:rPr>
          <w:rFonts w:cs="Arial" w:hint="eastAsia"/>
          <w:b/>
          <w:sz w:val="32"/>
          <w:szCs w:val="32"/>
        </w:rPr>
        <w:t>Data</w:t>
      </w:r>
      <w:r w:rsidRPr="00813AB7">
        <w:rPr>
          <w:rFonts w:cs="Arial" w:hint="eastAsia"/>
          <w:b/>
          <w:sz w:val="32"/>
          <w:szCs w:val="32"/>
        </w:rPr>
        <w:tab/>
      </w:r>
      <w:r w:rsidRPr="00813AB7">
        <w:rPr>
          <w:rFonts w:cs="Arial" w:hint="eastAsia"/>
          <w:b/>
          <w:sz w:val="32"/>
          <w:szCs w:val="32"/>
        </w:rPr>
        <w:tab/>
      </w:r>
      <w:r w:rsidRPr="00813AB7">
        <w:rPr>
          <w:rFonts w:cs="Arial" w:hint="eastAsia"/>
          <w:b/>
          <w:sz w:val="32"/>
          <w:szCs w:val="32"/>
        </w:rPr>
        <w:tab/>
      </w:r>
      <w:r w:rsidRPr="00813AB7">
        <w:rPr>
          <w:rFonts w:cs="Arial"/>
          <w:b/>
          <w:sz w:val="32"/>
          <w:szCs w:val="32"/>
        </w:rPr>
        <w:t>：</w:t>
      </w:r>
      <w:r w:rsidRPr="00813AB7">
        <w:rPr>
          <w:rFonts w:cs="Arial"/>
          <w:b/>
          <w:sz w:val="32"/>
          <w:szCs w:val="32"/>
          <w:u w:val="single"/>
        </w:rPr>
        <w:t xml:space="preserve">                 </w:t>
      </w:r>
    </w:p>
    <w:p w14:paraId="5CF7D00A" w14:textId="77777777" w:rsidR="009655AD" w:rsidRPr="006535DE" w:rsidRDefault="009655AD" w:rsidP="009655AD">
      <w:pPr>
        <w:pStyle w:val="1"/>
      </w:pPr>
      <w:r>
        <w:rPr>
          <w:rFonts w:cs="Arial"/>
          <w:noProof/>
        </w:rPr>
        <w:br w:type="page"/>
      </w:r>
    </w:p>
    <w:p w14:paraId="29F4E8CD" w14:textId="77777777" w:rsidR="00734D6D" w:rsidRPr="00734D6D" w:rsidRDefault="00734D6D" w:rsidP="00722C68">
      <w:pPr>
        <w:pStyle w:val="1"/>
        <w:numPr>
          <w:ilvl w:val="0"/>
          <w:numId w:val="1"/>
        </w:numPr>
        <w:spacing w:line="240" w:lineRule="auto"/>
        <w:rPr>
          <w:rFonts w:eastAsia="宋体"/>
          <w:b w:val="0"/>
          <w:bCs w:val="0"/>
          <w:kern w:val="2"/>
          <w:sz w:val="30"/>
          <w:szCs w:val="30"/>
        </w:rPr>
      </w:pPr>
      <w:r w:rsidRPr="00734D6D">
        <w:rPr>
          <w:rFonts w:eastAsia="宋体"/>
          <w:b w:val="0"/>
          <w:bCs w:val="0"/>
          <w:kern w:val="2"/>
          <w:sz w:val="30"/>
          <w:szCs w:val="30"/>
        </w:rPr>
        <w:lastRenderedPageBreak/>
        <w:t xml:space="preserve">Object and Reference </w:t>
      </w:r>
    </w:p>
    <w:p w14:paraId="3393B9CB" w14:textId="77777777" w:rsidR="00734D6D" w:rsidRPr="00A17BED" w:rsidRDefault="00734D6D" w:rsidP="00A17BED">
      <w:pPr>
        <w:ind w:firstLineChars="200" w:firstLine="460"/>
        <w:rPr>
          <w:rFonts w:ascii="微软雅黑" w:hAnsi="微软雅黑"/>
          <w:sz w:val="23"/>
          <w:szCs w:val="23"/>
        </w:rPr>
      </w:pPr>
      <w:r w:rsidRPr="00A17BED">
        <w:rPr>
          <w:rFonts w:ascii="微软雅黑" w:hAnsi="微软雅黑"/>
          <w:sz w:val="23"/>
          <w:szCs w:val="23"/>
        </w:rPr>
        <w:t xml:space="preserve">The purpose of the specification is to provide reference of developing a </w:t>
      </w:r>
      <w:r w:rsidR="00A17BED">
        <w:rPr>
          <w:rFonts w:ascii="微软雅黑" w:hAnsi="微软雅黑" w:hint="eastAsia"/>
          <w:sz w:val="23"/>
          <w:szCs w:val="23"/>
        </w:rPr>
        <w:t>Door</w:t>
      </w:r>
      <w:r w:rsidRPr="00A17BED">
        <w:rPr>
          <w:rFonts w:ascii="微软雅黑" w:hAnsi="微软雅黑"/>
          <w:sz w:val="23"/>
          <w:szCs w:val="23"/>
        </w:rPr>
        <w:t xml:space="preserve"> Control Module system. We call this system </w:t>
      </w:r>
      <w:r w:rsidR="00A17BED">
        <w:rPr>
          <w:rFonts w:ascii="微软雅黑" w:hAnsi="微软雅黑" w:hint="eastAsia"/>
          <w:sz w:val="23"/>
          <w:szCs w:val="23"/>
        </w:rPr>
        <w:t>T26 DCM</w:t>
      </w:r>
      <w:r w:rsidRPr="00A17BED">
        <w:rPr>
          <w:rFonts w:ascii="微软雅黑" w:hAnsi="微软雅黑"/>
          <w:sz w:val="23"/>
          <w:szCs w:val="23"/>
        </w:rPr>
        <w:t xml:space="preserve">. </w:t>
      </w:r>
    </w:p>
    <w:p w14:paraId="454B78DD" w14:textId="77777777" w:rsidR="00734D6D" w:rsidRPr="00440EAC" w:rsidRDefault="00734D6D" w:rsidP="00734D6D">
      <w:pPr>
        <w:rPr>
          <w:b/>
          <w:sz w:val="22"/>
          <w:szCs w:val="22"/>
        </w:rPr>
      </w:pPr>
      <w:r w:rsidRPr="00440EAC">
        <w:rPr>
          <w:b/>
          <w:sz w:val="22"/>
          <w:szCs w:val="22"/>
        </w:rPr>
        <w:t xml:space="preserve">Reference: </w:t>
      </w:r>
    </w:p>
    <w:p w14:paraId="7B688123" w14:textId="77777777" w:rsidR="009655AD" w:rsidRDefault="009655AD" w:rsidP="009655AD"/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4"/>
        <w:gridCol w:w="1184"/>
        <w:gridCol w:w="3434"/>
        <w:gridCol w:w="1984"/>
        <w:gridCol w:w="2127"/>
      </w:tblGrid>
      <w:tr w:rsidR="009655AD" w:rsidRPr="0057581B" w14:paraId="6561654F" w14:textId="77777777" w:rsidTr="009655AD">
        <w:tc>
          <w:tcPr>
            <w:tcW w:w="1444" w:type="dxa"/>
          </w:tcPr>
          <w:p w14:paraId="732F0729" w14:textId="77777777" w:rsidR="009655AD" w:rsidRPr="00813AB7" w:rsidRDefault="009655AD" w:rsidP="009655AD">
            <w:pPr>
              <w:rPr>
                <w:rFonts w:ascii="Arial" w:hAnsi="Arial"/>
                <w:b/>
                <w:szCs w:val="21"/>
              </w:rPr>
            </w:pPr>
            <w:r w:rsidRPr="00813AB7">
              <w:rPr>
                <w:rFonts w:ascii="Arial" w:hAnsi="Arial"/>
                <w:b/>
                <w:szCs w:val="21"/>
              </w:rPr>
              <w:t>Date</w:t>
            </w:r>
          </w:p>
        </w:tc>
        <w:tc>
          <w:tcPr>
            <w:tcW w:w="1184" w:type="dxa"/>
          </w:tcPr>
          <w:p w14:paraId="6E329C03" w14:textId="77777777" w:rsidR="009655AD" w:rsidRPr="00813AB7" w:rsidRDefault="009655AD" w:rsidP="009655AD">
            <w:pPr>
              <w:rPr>
                <w:rFonts w:ascii="Arial" w:hAnsi="Arial"/>
                <w:b/>
                <w:szCs w:val="21"/>
              </w:rPr>
            </w:pPr>
            <w:r w:rsidRPr="00813AB7">
              <w:rPr>
                <w:rFonts w:ascii="Arial" w:hAnsi="Arial" w:hint="eastAsia"/>
                <w:b/>
                <w:szCs w:val="21"/>
              </w:rPr>
              <w:t>Version</w:t>
            </w:r>
          </w:p>
        </w:tc>
        <w:tc>
          <w:tcPr>
            <w:tcW w:w="3434" w:type="dxa"/>
          </w:tcPr>
          <w:p w14:paraId="2698237D" w14:textId="77777777" w:rsidR="009655AD" w:rsidRPr="00813AB7" w:rsidRDefault="009655AD" w:rsidP="009655AD">
            <w:pPr>
              <w:rPr>
                <w:rFonts w:ascii="Arial" w:hAnsi="Arial"/>
                <w:b/>
                <w:szCs w:val="21"/>
              </w:rPr>
            </w:pPr>
            <w:r w:rsidRPr="00813AB7">
              <w:rPr>
                <w:rFonts w:ascii="Arial" w:hAnsi="Arial"/>
                <w:b/>
                <w:szCs w:val="21"/>
              </w:rPr>
              <w:t>Description</w:t>
            </w:r>
          </w:p>
        </w:tc>
        <w:tc>
          <w:tcPr>
            <w:tcW w:w="1984" w:type="dxa"/>
          </w:tcPr>
          <w:p w14:paraId="35964AC0" w14:textId="77777777" w:rsidR="009655AD" w:rsidRPr="00813AB7" w:rsidRDefault="009655AD" w:rsidP="009655AD">
            <w:pPr>
              <w:rPr>
                <w:rFonts w:ascii="Arial" w:hAnsi="Arial"/>
                <w:b/>
                <w:szCs w:val="21"/>
              </w:rPr>
            </w:pPr>
            <w:r w:rsidRPr="00813AB7">
              <w:rPr>
                <w:rFonts w:ascii="Arial" w:hAnsi="Arial" w:hint="eastAsia"/>
                <w:b/>
                <w:szCs w:val="21"/>
              </w:rPr>
              <w:t>Page</w:t>
            </w:r>
          </w:p>
        </w:tc>
        <w:tc>
          <w:tcPr>
            <w:tcW w:w="2127" w:type="dxa"/>
          </w:tcPr>
          <w:p w14:paraId="61BE8782" w14:textId="77777777" w:rsidR="009655AD" w:rsidRPr="00813AB7" w:rsidRDefault="009655AD" w:rsidP="009655AD">
            <w:pPr>
              <w:rPr>
                <w:rFonts w:ascii="Arial" w:hAnsi="Arial"/>
                <w:b/>
                <w:szCs w:val="21"/>
              </w:rPr>
            </w:pPr>
            <w:r w:rsidRPr="00813AB7">
              <w:rPr>
                <w:rFonts w:ascii="Arial" w:hAnsi="Arial" w:hint="eastAsia"/>
                <w:b/>
                <w:szCs w:val="21"/>
              </w:rPr>
              <w:t>Edit</w:t>
            </w:r>
          </w:p>
        </w:tc>
      </w:tr>
      <w:tr w:rsidR="00E83A69" w:rsidRPr="0057581B" w14:paraId="29719880" w14:textId="77777777" w:rsidTr="009655AD">
        <w:tc>
          <w:tcPr>
            <w:tcW w:w="1444" w:type="dxa"/>
            <w:vAlign w:val="center"/>
          </w:tcPr>
          <w:p w14:paraId="647874CB" w14:textId="670D01E7" w:rsidR="00E83A69" w:rsidRPr="004C4B6D" w:rsidRDefault="00E83A69" w:rsidP="00E83A69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20</w:t>
            </w:r>
            <w:r>
              <w:rPr>
                <w:rFonts w:ascii="Arial" w:hAnsi="Arial" w:hint="eastAsia"/>
                <w:szCs w:val="21"/>
              </w:rPr>
              <w:t>2</w:t>
            </w:r>
            <w:r>
              <w:rPr>
                <w:rFonts w:ascii="Arial" w:hAnsi="Arial"/>
                <w:szCs w:val="21"/>
              </w:rPr>
              <w:t>1</w:t>
            </w:r>
            <w:r w:rsidRPr="004C4B6D">
              <w:rPr>
                <w:rFonts w:ascii="Arial" w:hAnsi="Arial"/>
                <w:szCs w:val="21"/>
              </w:rPr>
              <w:t>.</w:t>
            </w:r>
            <w:r>
              <w:rPr>
                <w:rFonts w:ascii="Arial" w:hAnsi="Arial" w:hint="eastAsia"/>
                <w:szCs w:val="21"/>
              </w:rPr>
              <w:t>0</w:t>
            </w:r>
            <w:r>
              <w:rPr>
                <w:rFonts w:ascii="Arial" w:hAnsi="Arial"/>
                <w:szCs w:val="21"/>
              </w:rPr>
              <w:t>8</w:t>
            </w:r>
            <w:r w:rsidRPr="004C4B6D">
              <w:rPr>
                <w:rFonts w:ascii="Arial" w:hAnsi="Arial"/>
                <w:szCs w:val="21"/>
              </w:rPr>
              <w:t>.</w:t>
            </w:r>
            <w:r>
              <w:rPr>
                <w:rFonts w:ascii="Arial" w:hAnsi="Arial" w:hint="eastAsia"/>
                <w:szCs w:val="21"/>
              </w:rPr>
              <w:t>2</w:t>
            </w:r>
            <w:r>
              <w:rPr>
                <w:rFonts w:ascii="Arial" w:hAnsi="Arial"/>
                <w:szCs w:val="21"/>
              </w:rPr>
              <w:t>4</w:t>
            </w:r>
          </w:p>
        </w:tc>
        <w:tc>
          <w:tcPr>
            <w:tcW w:w="1184" w:type="dxa"/>
            <w:vAlign w:val="center"/>
          </w:tcPr>
          <w:p w14:paraId="7C257B91" w14:textId="77777777" w:rsidR="00E83A69" w:rsidRPr="004C4B6D" w:rsidRDefault="00E83A69" w:rsidP="00E83A69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V01</w:t>
            </w:r>
          </w:p>
        </w:tc>
        <w:tc>
          <w:tcPr>
            <w:tcW w:w="3434" w:type="dxa"/>
            <w:vAlign w:val="center"/>
          </w:tcPr>
          <w:p w14:paraId="45025220" w14:textId="77777777" w:rsidR="00E83A69" w:rsidRPr="004C4B6D" w:rsidRDefault="00E83A69" w:rsidP="00E83A69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Initial Draft</w:t>
            </w:r>
          </w:p>
        </w:tc>
        <w:tc>
          <w:tcPr>
            <w:tcW w:w="1984" w:type="dxa"/>
          </w:tcPr>
          <w:p w14:paraId="0515778F" w14:textId="3C43C754" w:rsidR="00E83A69" w:rsidRDefault="00E83A69" w:rsidP="00E83A69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/</w:t>
            </w:r>
          </w:p>
        </w:tc>
        <w:tc>
          <w:tcPr>
            <w:tcW w:w="2127" w:type="dxa"/>
            <w:vAlign w:val="center"/>
          </w:tcPr>
          <w:p w14:paraId="23986BF0" w14:textId="0D095005" w:rsidR="00E83A69" w:rsidRPr="004C4B6D" w:rsidRDefault="00E83A69" w:rsidP="00E83A69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DuJiawei</w:t>
            </w:r>
          </w:p>
        </w:tc>
      </w:tr>
      <w:tr w:rsidR="00E83A69" w:rsidRPr="0057581B" w14:paraId="2722386E" w14:textId="77777777" w:rsidTr="009655AD">
        <w:tc>
          <w:tcPr>
            <w:tcW w:w="1444" w:type="dxa"/>
            <w:vAlign w:val="center"/>
          </w:tcPr>
          <w:p w14:paraId="05F436D4" w14:textId="6B9BDD4E" w:rsidR="00E83A69" w:rsidRPr="004C4B6D" w:rsidRDefault="00E83A69" w:rsidP="00E83A69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2021</w:t>
            </w:r>
            <w:r>
              <w:rPr>
                <w:rFonts w:ascii="Arial" w:hAnsi="Arial"/>
                <w:szCs w:val="21"/>
              </w:rPr>
              <w:t>.09.02</w:t>
            </w:r>
          </w:p>
        </w:tc>
        <w:tc>
          <w:tcPr>
            <w:tcW w:w="1184" w:type="dxa"/>
            <w:vAlign w:val="center"/>
          </w:tcPr>
          <w:p w14:paraId="04E80BB5" w14:textId="5585DFC3" w:rsidR="00E83A69" w:rsidRPr="004C4B6D" w:rsidRDefault="00E83A69" w:rsidP="00E83A69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V02</w:t>
            </w:r>
          </w:p>
        </w:tc>
        <w:tc>
          <w:tcPr>
            <w:tcW w:w="3434" w:type="dxa"/>
            <w:vAlign w:val="center"/>
          </w:tcPr>
          <w:p w14:paraId="0377462E" w14:textId="77777777" w:rsidR="00E83A69" w:rsidRDefault="00E83A69" w:rsidP="00E83A69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Upd</w:t>
            </w:r>
            <w:r>
              <w:rPr>
                <w:rFonts w:ascii="Arial" w:hAnsi="Arial"/>
                <w:szCs w:val="21"/>
              </w:rPr>
              <w:t>ata Centre Lock&amp;Child Lock Control</w:t>
            </w:r>
          </w:p>
          <w:p w14:paraId="5515C411" w14:textId="4BFFA748" w:rsidR="00A87199" w:rsidRPr="004C4B6D" w:rsidRDefault="00A87199" w:rsidP="00E83A69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Upd</w:t>
            </w:r>
            <w:r>
              <w:rPr>
                <w:rFonts w:ascii="Arial" w:hAnsi="Arial"/>
                <w:szCs w:val="21"/>
              </w:rPr>
              <w:t xml:space="preserve">ata </w:t>
            </w:r>
            <w:r>
              <w:rPr>
                <w:rStyle w:val="apple-converted-space"/>
                <w:rFonts w:ascii="Arial" w:hAnsi="Arial" w:cs="Arial"/>
                <w:color w:val="666666"/>
                <w:szCs w:val="21"/>
                <w:shd w:val="clear" w:color="auto" w:fill="FFFFFF"/>
              </w:rPr>
              <w:t> </w:t>
            </w:r>
            <w:r w:rsidRPr="00A87199">
              <w:rPr>
                <w:rFonts w:ascii="Arial" w:hAnsi="Arial"/>
                <w:szCs w:val="21"/>
              </w:rPr>
              <w:t>vehicle model</w:t>
            </w:r>
            <w:r>
              <w:rPr>
                <w:rFonts w:ascii="Arial" w:hAnsi="Arial"/>
                <w:szCs w:val="21"/>
              </w:rPr>
              <w:t xml:space="preserve"> </w:t>
            </w:r>
          </w:p>
        </w:tc>
        <w:tc>
          <w:tcPr>
            <w:tcW w:w="1984" w:type="dxa"/>
          </w:tcPr>
          <w:p w14:paraId="3F0FAB8C" w14:textId="724119DC" w:rsidR="00E83A69" w:rsidRPr="004C4B6D" w:rsidRDefault="00E83A69" w:rsidP="00E83A69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/</w:t>
            </w:r>
          </w:p>
        </w:tc>
        <w:tc>
          <w:tcPr>
            <w:tcW w:w="2127" w:type="dxa"/>
            <w:vAlign w:val="center"/>
          </w:tcPr>
          <w:p w14:paraId="5734FEDD" w14:textId="4689F6F2" w:rsidR="00E83A69" w:rsidRPr="004C4B6D" w:rsidRDefault="00E83A69" w:rsidP="00E83A69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DuJiawei</w:t>
            </w:r>
          </w:p>
        </w:tc>
      </w:tr>
      <w:tr w:rsidR="00B37740" w:rsidRPr="0057581B" w14:paraId="0D1C0DA3" w14:textId="77777777" w:rsidTr="009655AD">
        <w:tc>
          <w:tcPr>
            <w:tcW w:w="1444" w:type="dxa"/>
            <w:vAlign w:val="center"/>
          </w:tcPr>
          <w:p w14:paraId="66DBAD20" w14:textId="057C7DB5" w:rsidR="00B37740" w:rsidRPr="004C4B6D" w:rsidRDefault="00B37740" w:rsidP="00B37740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2021.</w:t>
            </w:r>
            <w:r>
              <w:rPr>
                <w:rFonts w:ascii="Arial" w:hAnsi="Arial"/>
                <w:szCs w:val="21"/>
              </w:rPr>
              <w:t>09.23</w:t>
            </w:r>
          </w:p>
        </w:tc>
        <w:tc>
          <w:tcPr>
            <w:tcW w:w="1184" w:type="dxa"/>
            <w:vAlign w:val="center"/>
          </w:tcPr>
          <w:p w14:paraId="148D8450" w14:textId="13EF4CF1" w:rsidR="00B37740" w:rsidRPr="004C4B6D" w:rsidRDefault="00B37740" w:rsidP="00B37740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V03</w:t>
            </w:r>
          </w:p>
        </w:tc>
        <w:tc>
          <w:tcPr>
            <w:tcW w:w="3434" w:type="dxa"/>
            <w:vAlign w:val="center"/>
          </w:tcPr>
          <w:p w14:paraId="1419A2D1" w14:textId="392B80F4" w:rsidR="00B37740" w:rsidRPr="004C4B6D" w:rsidRDefault="00B37740" w:rsidP="00F04BA2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 xml:space="preserve">Add </w:t>
            </w:r>
            <w:r w:rsidRPr="00B37740">
              <w:rPr>
                <w:rFonts w:ascii="Arial" w:hAnsi="Arial"/>
                <w:szCs w:val="21"/>
              </w:rPr>
              <w:t>ChildInhibitSts</w:t>
            </w:r>
            <w:r>
              <w:rPr>
                <w:rFonts w:ascii="Arial" w:hAnsi="Arial"/>
                <w:szCs w:val="21"/>
              </w:rPr>
              <w:t xml:space="preserve"> </w:t>
            </w:r>
            <w:hyperlink r:id="rId9" w:history="1">
              <w:r w:rsidRPr="00B37740">
                <w:rPr>
                  <w:rFonts w:ascii="Arial" w:hAnsi="Arial"/>
                  <w:szCs w:val="21"/>
                </w:rPr>
                <w:t>signal</w:t>
              </w:r>
            </w:hyperlink>
            <w:r>
              <w:rPr>
                <w:rFonts w:ascii="Arial" w:hAnsi="Arial"/>
                <w:szCs w:val="21"/>
              </w:rPr>
              <w:t xml:space="preserve"> and DCM re</w:t>
            </w:r>
            <w:r w:rsidR="00F04BA2">
              <w:rPr>
                <w:rFonts w:ascii="Arial" w:hAnsi="Arial"/>
                <w:szCs w:val="21"/>
              </w:rPr>
              <w:t>c</w:t>
            </w:r>
            <w:r>
              <w:rPr>
                <w:rFonts w:ascii="Arial" w:hAnsi="Arial"/>
                <w:szCs w:val="21"/>
              </w:rPr>
              <w:t>ei</w:t>
            </w:r>
            <w:r w:rsidR="00F04BA2">
              <w:rPr>
                <w:rFonts w:ascii="Arial" w:hAnsi="Arial"/>
                <w:szCs w:val="21"/>
              </w:rPr>
              <w:t>v</w:t>
            </w:r>
            <w:r>
              <w:rPr>
                <w:rFonts w:ascii="Arial" w:hAnsi="Arial"/>
                <w:szCs w:val="21"/>
              </w:rPr>
              <w:t xml:space="preserve">e it </w:t>
            </w:r>
          </w:p>
        </w:tc>
        <w:tc>
          <w:tcPr>
            <w:tcW w:w="1984" w:type="dxa"/>
          </w:tcPr>
          <w:p w14:paraId="3687F6C8" w14:textId="011DC6EC" w:rsidR="00B37740" w:rsidRPr="00B37740" w:rsidRDefault="00B37740" w:rsidP="00B37740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/</w:t>
            </w:r>
          </w:p>
        </w:tc>
        <w:tc>
          <w:tcPr>
            <w:tcW w:w="2127" w:type="dxa"/>
            <w:vAlign w:val="center"/>
          </w:tcPr>
          <w:p w14:paraId="19131BBE" w14:textId="51C1E688" w:rsidR="00B37740" w:rsidRPr="004C4B6D" w:rsidRDefault="00B37740" w:rsidP="00B37740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DuJiawei</w:t>
            </w:r>
          </w:p>
        </w:tc>
      </w:tr>
      <w:tr w:rsidR="00B37740" w:rsidRPr="0057581B" w14:paraId="33043D20" w14:textId="77777777" w:rsidTr="009655AD">
        <w:tc>
          <w:tcPr>
            <w:tcW w:w="1444" w:type="dxa"/>
            <w:vAlign w:val="center"/>
          </w:tcPr>
          <w:p w14:paraId="0843CFE1" w14:textId="2CFF66AC" w:rsidR="00B37740" w:rsidRPr="004C4B6D" w:rsidRDefault="003566E9" w:rsidP="00B37740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2</w:t>
            </w:r>
            <w:r>
              <w:rPr>
                <w:rFonts w:ascii="Arial" w:hAnsi="Arial"/>
                <w:szCs w:val="21"/>
              </w:rPr>
              <w:t>021.09.26</w:t>
            </w:r>
          </w:p>
        </w:tc>
        <w:tc>
          <w:tcPr>
            <w:tcW w:w="1184" w:type="dxa"/>
            <w:vAlign w:val="center"/>
          </w:tcPr>
          <w:p w14:paraId="2C8A9DEA" w14:textId="13656016" w:rsidR="00B37740" w:rsidRPr="004C4B6D" w:rsidRDefault="003566E9" w:rsidP="00B37740">
            <w:pPr>
              <w:rPr>
                <w:rFonts w:ascii="Arial" w:hAnsi="Arial"/>
                <w:szCs w:val="21"/>
              </w:rPr>
            </w:pPr>
            <w:bookmarkStart w:id="0" w:name="OLE_LINK3"/>
            <w:bookmarkStart w:id="1" w:name="OLE_LINK5"/>
            <w:r>
              <w:rPr>
                <w:rFonts w:ascii="Arial" w:hAnsi="Arial" w:hint="eastAsia"/>
                <w:szCs w:val="21"/>
              </w:rPr>
              <w:t>V04</w:t>
            </w:r>
            <w:bookmarkEnd w:id="0"/>
            <w:bookmarkEnd w:id="1"/>
          </w:p>
        </w:tc>
        <w:tc>
          <w:tcPr>
            <w:tcW w:w="3434" w:type="dxa"/>
            <w:vAlign w:val="center"/>
          </w:tcPr>
          <w:p w14:paraId="5CD8F62B" w14:textId="61175D5D" w:rsidR="00B37740" w:rsidRPr="003566E9" w:rsidRDefault="003566E9" w:rsidP="003566E9">
            <w:pPr>
              <w:spacing w:line="240" w:lineRule="atLeast"/>
            </w:pPr>
            <w:r>
              <w:rPr>
                <w:rFonts w:ascii="Arial" w:hAnsi="Arial"/>
                <w:szCs w:val="21"/>
              </w:rPr>
              <w:t xml:space="preserve">Delete </w:t>
            </w:r>
            <w:r w:rsidRPr="00650705">
              <w:t>DoorOpenFailSts</w:t>
            </w:r>
            <w:r>
              <w:rPr>
                <w:rFonts w:hint="eastAsia"/>
              </w:rPr>
              <w:t xml:space="preserve"> </w:t>
            </w:r>
            <w:hyperlink r:id="rId10" w:history="1">
              <w:r>
                <w:rPr>
                  <w:rFonts w:ascii="Arial" w:hAnsi="Arial"/>
                  <w:szCs w:val="21"/>
                </w:rPr>
                <w:t>S</w:t>
              </w:r>
              <w:r w:rsidRPr="00B37740">
                <w:rPr>
                  <w:rFonts w:ascii="Arial" w:hAnsi="Arial"/>
                  <w:szCs w:val="21"/>
                </w:rPr>
                <w:t>ignal</w:t>
              </w:r>
            </w:hyperlink>
          </w:p>
        </w:tc>
        <w:tc>
          <w:tcPr>
            <w:tcW w:w="1984" w:type="dxa"/>
          </w:tcPr>
          <w:p w14:paraId="0A68B980" w14:textId="5D12A27C" w:rsidR="00B37740" w:rsidRPr="004C4B6D" w:rsidRDefault="003566E9" w:rsidP="00B37740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/</w:t>
            </w:r>
          </w:p>
        </w:tc>
        <w:tc>
          <w:tcPr>
            <w:tcW w:w="2127" w:type="dxa"/>
            <w:vAlign w:val="center"/>
          </w:tcPr>
          <w:p w14:paraId="6EA109DC" w14:textId="490AFB2F" w:rsidR="00B37740" w:rsidRPr="004C4B6D" w:rsidRDefault="003566E9" w:rsidP="00B37740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DuJiawei</w:t>
            </w:r>
          </w:p>
        </w:tc>
      </w:tr>
      <w:tr w:rsidR="00292822" w:rsidRPr="0057581B" w14:paraId="47A23D13" w14:textId="77777777" w:rsidTr="009655AD">
        <w:tc>
          <w:tcPr>
            <w:tcW w:w="1444" w:type="dxa"/>
            <w:vAlign w:val="center"/>
          </w:tcPr>
          <w:p w14:paraId="3FB3025D" w14:textId="4A0A9858" w:rsidR="00292822" w:rsidRDefault="00292822" w:rsidP="00B37740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2021.1</w:t>
            </w:r>
            <w:r>
              <w:rPr>
                <w:rFonts w:ascii="Arial" w:hAnsi="Arial"/>
                <w:szCs w:val="21"/>
              </w:rPr>
              <w:t>1.05</w:t>
            </w:r>
          </w:p>
        </w:tc>
        <w:tc>
          <w:tcPr>
            <w:tcW w:w="1184" w:type="dxa"/>
            <w:vAlign w:val="center"/>
          </w:tcPr>
          <w:p w14:paraId="516E893E" w14:textId="40769C9E" w:rsidR="00292822" w:rsidRDefault="00292822" w:rsidP="00B37740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V05</w:t>
            </w:r>
          </w:p>
        </w:tc>
        <w:tc>
          <w:tcPr>
            <w:tcW w:w="3434" w:type="dxa"/>
            <w:vAlign w:val="center"/>
          </w:tcPr>
          <w:p w14:paraId="1893F91A" w14:textId="23A6652C" w:rsidR="00292822" w:rsidRDefault="00570494" w:rsidP="00570494">
            <w:pPr>
              <w:spacing w:line="240" w:lineRule="atLeas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Upd</w:t>
            </w:r>
            <w:r>
              <w:rPr>
                <w:rFonts w:ascii="Arial" w:hAnsi="Arial"/>
                <w:szCs w:val="21"/>
              </w:rPr>
              <w:t xml:space="preserve">ata Power </w:t>
            </w:r>
            <w:hyperlink r:id="rId11" w:history="1">
              <w:r>
                <w:rPr>
                  <w:szCs w:val="21"/>
                </w:rPr>
                <w:t>R</w:t>
              </w:r>
              <w:r w:rsidRPr="00570494">
                <w:rPr>
                  <w:szCs w:val="21"/>
                </w:rPr>
                <w:t>elease</w:t>
              </w:r>
            </w:hyperlink>
            <w:r>
              <w:t xml:space="preserve"> PWM</w:t>
            </w:r>
          </w:p>
        </w:tc>
        <w:tc>
          <w:tcPr>
            <w:tcW w:w="1984" w:type="dxa"/>
          </w:tcPr>
          <w:p w14:paraId="7FC80B4C" w14:textId="41841928" w:rsidR="00292822" w:rsidRDefault="00570494" w:rsidP="00B37740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/</w:t>
            </w:r>
          </w:p>
        </w:tc>
        <w:tc>
          <w:tcPr>
            <w:tcW w:w="2127" w:type="dxa"/>
            <w:vAlign w:val="center"/>
          </w:tcPr>
          <w:p w14:paraId="38664CEF" w14:textId="476B5790" w:rsidR="00292822" w:rsidRDefault="00570494" w:rsidP="00B37740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>DuJiawei</w:t>
            </w:r>
          </w:p>
        </w:tc>
      </w:tr>
      <w:tr w:rsidR="00B03466" w:rsidRPr="0057581B" w14:paraId="213E1971" w14:textId="77777777" w:rsidTr="009655AD">
        <w:tc>
          <w:tcPr>
            <w:tcW w:w="1444" w:type="dxa"/>
            <w:vAlign w:val="center"/>
          </w:tcPr>
          <w:p w14:paraId="13F426A2" w14:textId="742A6795" w:rsidR="00B03466" w:rsidRDefault="00B03466" w:rsidP="00B37740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2022.</w:t>
            </w:r>
            <w:r>
              <w:rPr>
                <w:rFonts w:ascii="Arial" w:hAnsi="Arial"/>
                <w:szCs w:val="21"/>
              </w:rPr>
              <w:t>07.27</w:t>
            </w:r>
          </w:p>
        </w:tc>
        <w:tc>
          <w:tcPr>
            <w:tcW w:w="1184" w:type="dxa"/>
            <w:vAlign w:val="center"/>
          </w:tcPr>
          <w:p w14:paraId="187ACFAC" w14:textId="4F3C17AC" w:rsidR="00B03466" w:rsidRDefault="00B03466" w:rsidP="00B37740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V06</w:t>
            </w:r>
          </w:p>
        </w:tc>
        <w:tc>
          <w:tcPr>
            <w:tcW w:w="3434" w:type="dxa"/>
            <w:vAlign w:val="center"/>
          </w:tcPr>
          <w:p w14:paraId="3A7DC384" w14:textId="38AE3BAA" w:rsidR="00B03466" w:rsidRDefault="00B03466" w:rsidP="00570494">
            <w:pPr>
              <w:spacing w:line="240" w:lineRule="atLeas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Upd</w:t>
            </w:r>
            <w:r>
              <w:rPr>
                <w:rFonts w:ascii="Arial" w:hAnsi="Arial"/>
                <w:szCs w:val="21"/>
              </w:rPr>
              <w:t xml:space="preserve">ata Power </w:t>
            </w:r>
            <w:hyperlink r:id="rId12" w:history="1">
              <w:r>
                <w:rPr>
                  <w:szCs w:val="21"/>
                </w:rPr>
                <w:t>R</w:t>
              </w:r>
              <w:r w:rsidRPr="00570494">
                <w:rPr>
                  <w:szCs w:val="21"/>
                </w:rPr>
                <w:t>elease</w:t>
              </w:r>
            </w:hyperlink>
            <w:r>
              <w:t xml:space="preserve"> PWM AND </w:t>
            </w:r>
            <w:r w:rsidRPr="00B03466">
              <w:t>Electric Release Process</w:t>
            </w:r>
            <w:r>
              <w:t xml:space="preserve"> </w:t>
            </w:r>
            <w:r w:rsidRPr="00B03466">
              <w:t>Functional Requirement</w:t>
            </w:r>
          </w:p>
        </w:tc>
        <w:tc>
          <w:tcPr>
            <w:tcW w:w="1984" w:type="dxa"/>
          </w:tcPr>
          <w:p w14:paraId="05C2641E" w14:textId="7A5C6686" w:rsidR="00B03466" w:rsidRDefault="00B03466" w:rsidP="00B37740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/</w:t>
            </w:r>
          </w:p>
        </w:tc>
        <w:tc>
          <w:tcPr>
            <w:tcW w:w="2127" w:type="dxa"/>
            <w:vAlign w:val="center"/>
          </w:tcPr>
          <w:p w14:paraId="0D87791E" w14:textId="45D628E0" w:rsidR="00B03466" w:rsidRDefault="00B03466" w:rsidP="00B37740">
            <w:pPr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Huqun</w:t>
            </w:r>
          </w:p>
        </w:tc>
      </w:tr>
    </w:tbl>
    <w:p w14:paraId="44A9C65F" w14:textId="77777777" w:rsidR="00A17BED" w:rsidRDefault="00A17BED" w:rsidP="00734D6D">
      <w:pPr>
        <w:rPr>
          <w:rFonts w:eastAsiaTheme="minorEastAsia"/>
          <w:b/>
          <w:kern w:val="44"/>
          <w:sz w:val="36"/>
          <w:szCs w:val="22"/>
        </w:rPr>
      </w:pPr>
    </w:p>
    <w:p w14:paraId="402C0ADF" w14:textId="77777777" w:rsidR="009655AD" w:rsidRPr="00734D6D" w:rsidRDefault="009655AD" w:rsidP="009655AD">
      <w:pPr>
        <w:jc w:val="left"/>
        <w:rPr>
          <w:rFonts w:eastAsiaTheme="minorEastAsia"/>
          <w:b/>
          <w:kern w:val="44"/>
          <w:sz w:val="30"/>
          <w:szCs w:val="30"/>
        </w:rPr>
      </w:pPr>
      <w:r w:rsidRPr="00734D6D">
        <w:rPr>
          <w:rFonts w:hint="eastAsia"/>
          <w:sz w:val="30"/>
          <w:szCs w:val="30"/>
        </w:rPr>
        <w:t>2</w:t>
      </w:r>
      <w:r w:rsidRPr="00734D6D">
        <w:rPr>
          <w:rFonts w:hint="eastAsia"/>
          <w:sz w:val="30"/>
          <w:szCs w:val="30"/>
        </w:rPr>
        <w:t>．</w:t>
      </w:r>
      <w:r w:rsidRPr="00734D6D">
        <w:rPr>
          <w:rFonts w:hint="eastAsia"/>
          <w:sz w:val="30"/>
          <w:szCs w:val="30"/>
        </w:rPr>
        <w:t>Electrical &amp; Environmental Specifications</w:t>
      </w:r>
    </w:p>
    <w:p w14:paraId="74A9D71D" w14:textId="77777777" w:rsidR="009655AD" w:rsidRDefault="009655AD" w:rsidP="009655AD">
      <w:pPr>
        <w:pStyle w:val="2"/>
      </w:pPr>
      <w:bookmarkStart w:id="2" w:name="_Toc476241509"/>
      <w:bookmarkStart w:id="3" w:name="_Toc485042607"/>
      <w:bookmarkStart w:id="4" w:name="_Toc485129740"/>
      <w:bookmarkStart w:id="5" w:name="_Toc493080413"/>
      <w:r>
        <w:rPr>
          <w:rFonts w:hint="eastAsia"/>
        </w:rPr>
        <w:t>2.1</w:t>
      </w:r>
      <w:r w:rsidR="007D39DD">
        <w:rPr>
          <w:rFonts w:hint="eastAsia"/>
        </w:rPr>
        <w:t xml:space="preserve"> </w:t>
      </w:r>
      <w:r>
        <w:t xml:space="preserve">Operating </w:t>
      </w:r>
      <w:r>
        <w:rPr>
          <w:rFonts w:hint="eastAsia"/>
        </w:rPr>
        <w:t>temperature</w:t>
      </w:r>
      <w:bookmarkEnd w:id="2"/>
      <w:bookmarkEnd w:id="3"/>
      <w:bookmarkEnd w:id="4"/>
      <w:bookmarkEnd w:id="5"/>
    </w:p>
    <w:p w14:paraId="32AE6607" w14:textId="77777777" w:rsidR="009655AD" w:rsidRDefault="009655AD" w:rsidP="009655AD">
      <w:pPr>
        <w:pStyle w:val="HR"/>
        <w:ind w:firstLineChars="0" w:firstLine="0"/>
      </w:pPr>
      <w:r>
        <w:t>Operation temperature range: - 40</w:t>
      </w:r>
      <w:r>
        <w:rPr>
          <w:rFonts w:ascii="宋体" w:hAnsi="宋体" w:cs="宋体" w:hint="eastAsia"/>
        </w:rPr>
        <w:t>℃</w:t>
      </w:r>
      <w:r>
        <w:t xml:space="preserve"> to 85</w:t>
      </w:r>
      <w:r>
        <w:rPr>
          <w:rFonts w:hint="eastAsia"/>
        </w:rPr>
        <w:t>℃</w:t>
      </w:r>
    </w:p>
    <w:p w14:paraId="678CE2FF" w14:textId="77777777" w:rsidR="009655AD" w:rsidRDefault="009655AD" w:rsidP="009655AD">
      <w:pPr>
        <w:pStyle w:val="HR"/>
        <w:ind w:firstLineChars="0" w:firstLine="0"/>
      </w:pPr>
      <w:r>
        <w:t>Storage</w:t>
      </w:r>
      <w:r w:rsidRPr="00AD2FFA">
        <w:t xml:space="preserve"> temperature range</w:t>
      </w:r>
      <w:r>
        <w:rPr>
          <w:rFonts w:hint="eastAsia"/>
        </w:rPr>
        <w:t>:</w:t>
      </w:r>
      <w:r>
        <w:t xml:space="preserve"> -40ºC ~ 90</w:t>
      </w:r>
      <w:r w:rsidRPr="00AD2FFA">
        <w:t>ºC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31"/>
        <w:gridCol w:w="3872"/>
        <w:gridCol w:w="2545"/>
        <w:gridCol w:w="2546"/>
      </w:tblGrid>
      <w:tr w:rsidR="009655AD" w:rsidRPr="00C05E66" w14:paraId="1E41A070" w14:textId="77777777" w:rsidTr="009655AD">
        <w:tc>
          <w:tcPr>
            <w:tcW w:w="1242" w:type="dxa"/>
          </w:tcPr>
          <w:p w14:paraId="22ED4347" w14:textId="77777777" w:rsidR="009655AD" w:rsidRPr="00C05E66" w:rsidRDefault="009655AD" w:rsidP="009655AD">
            <w:pPr>
              <w:rPr>
                <w:lang w:val="en-AU"/>
              </w:rPr>
            </w:pPr>
            <w:r w:rsidRPr="00C05E66">
              <w:rPr>
                <w:rFonts w:hint="eastAsia"/>
                <w:lang w:val="en-AU"/>
              </w:rPr>
              <w:t>Number</w:t>
            </w:r>
          </w:p>
        </w:tc>
        <w:tc>
          <w:tcPr>
            <w:tcW w:w="3966" w:type="dxa"/>
          </w:tcPr>
          <w:p w14:paraId="033AD130" w14:textId="77777777" w:rsidR="009655AD" w:rsidRPr="00C05E66" w:rsidRDefault="009655AD" w:rsidP="009655AD">
            <w:pPr>
              <w:rPr>
                <w:lang w:val="en-AU"/>
              </w:rPr>
            </w:pPr>
            <w:r w:rsidRPr="00C05E66">
              <w:rPr>
                <w:rFonts w:hint="eastAsia"/>
                <w:lang w:val="en-AU"/>
              </w:rPr>
              <w:t>Item</w:t>
            </w:r>
          </w:p>
        </w:tc>
        <w:tc>
          <w:tcPr>
            <w:tcW w:w="2604" w:type="dxa"/>
          </w:tcPr>
          <w:p w14:paraId="0277E27A" w14:textId="77777777" w:rsidR="009655AD" w:rsidRPr="00C05E66" w:rsidRDefault="009655AD" w:rsidP="009655AD">
            <w:pPr>
              <w:rPr>
                <w:lang w:val="en-AU"/>
              </w:rPr>
            </w:pPr>
            <w:r w:rsidRPr="00C05E66">
              <w:rPr>
                <w:rFonts w:hint="eastAsia"/>
                <w:lang w:val="en-AU"/>
              </w:rPr>
              <w:t>Min(</w:t>
            </w:r>
            <w:r w:rsidRPr="00C05E66">
              <w:rPr>
                <w:rFonts w:hint="eastAsia"/>
                <w:lang w:val="en-AU"/>
              </w:rPr>
              <w:t>℃</w:t>
            </w:r>
            <w:r w:rsidRPr="00C05E66">
              <w:rPr>
                <w:rFonts w:hint="eastAsia"/>
                <w:lang w:val="en-AU"/>
              </w:rPr>
              <w:t>)</w:t>
            </w:r>
          </w:p>
        </w:tc>
        <w:tc>
          <w:tcPr>
            <w:tcW w:w="2604" w:type="dxa"/>
          </w:tcPr>
          <w:p w14:paraId="4C38131A" w14:textId="77777777" w:rsidR="009655AD" w:rsidRPr="00C05E66" w:rsidRDefault="009655AD" w:rsidP="009655AD">
            <w:pPr>
              <w:rPr>
                <w:lang w:val="en-AU"/>
              </w:rPr>
            </w:pPr>
            <w:r w:rsidRPr="00C05E66">
              <w:rPr>
                <w:rFonts w:hint="eastAsia"/>
                <w:lang w:val="en-AU"/>
              </w:rPr>
              <w:t>Max(</w:t>
            </w:r>
            <w:r w:rsidRPr="00C05E66">
              <w:rPr>
                <w:rFonts w:hint="eastAsia"/>
                <w:lang w:val="en-AU"/>
              </w:rPr>
              <w:t>℃</w:t>
            </w:r>
            <w:r w:rsidRPr="00C05E66">
              <w:rPr>
                <w:rFonts w:hint="eastAsia"/>
                <w:lang w:val="en-AU"/>
              </w:rPr>
              <w:t>)</w:t>
            </w:r>
          </w:p>
        </w:tc>
      </w:tr>
      <w:tr w:rsidR="009655AD" w:rsidRPr="00C05E66" w14:paraId="2FF19352" w14:textId="77777777" w:rsidTr="009655AD">
        <w:tc>
          <w:tcPr>
            <w:tcW w:w="1242" w:type="dxa"/>
            <w:vAlign w:val="center"/>
          </w:tcPr>
          <w:p w14:paraId="56B4AC46" w14:textId="77777777" w:rsidR="009655AD" w:rsidRPr="00C05E66" w:rsidRDefault="009655AD" w:rsidP="009655AD">
            <w:pPr>
              <w:rPr>
                <w:lang w:val="en-AU"/>
              </w:rPr>
            </w:pPr>
            <w:r w:rsidRPr="00C05E66">
              <w:rPr>
                <w:rFonts w:hint="eastAsia"/>
                <w:lang w:val="en-AU"/>
              </w:rPr>
              <w:t>1</w:t>
            </w:r>
          </w:p>
        </w:tc>
        <w:tc>
          <w:tcPr>
            <w:tcW w:w="3966" w:type="dxa"/>
            <w:vAlign w:val="center"/>
          </w:tcPr>
          <w:p w14:paraId="6C41CD1F" w14:textId="77777777" w:rsidR="009655AD" w:rsidRPr="00C05E66" w:rsidRDefault="009655AD" w:rsidP="009655AD">
            <w:pPr>
              <w:rPr>
                <w:lang w:val="en-AU"/>
              </w:rPr>
            </w:pPr>
            <w:r w:rsidRPr="00C05E66">
              <w:rPr>
                <w:rFonts w:hint="eastAsia"/>
                <w:lang w:val="en-AU"/>
              </w:rPr>
              <w:t>Operating Temperature</w:t>
            </w:r>
          </w:p>
        </w:tc>
        <w:tc>
          <w:tcPr>
            <w:tcW w:w="2604" w:type="dxa"/>
            <w:vAlign w:val="center"/>
          </w:tcPr>
          <w:p w14:paraId="33671A58" w14:textId="77777777" w:rsidR="009655AD" w:rsidRPr="00C05E66" w:rsidRDefault="009655AD" w:rsidP="009655AD">
            <w:pPr>
              <w:rPr>
                <w:lang w:val="en-AU"/>
              </w:rPr>
            </w:pPr>
            <w:r w:rsidRPr="00C05E66">
              <w:rPr>
                <w:rFonts w:hint="eastAsia"/>
                <w:lang w:val="en-AU"/>
              </w:rPr>
              <w:t>-40</w:t>
            </w:r>
          </w:p>
        </w:tc>
        <w:tc>
          <w:tcPr>
            <w:tcW w:w="2604" w:type="dxa"/>
            <w:vAlign w:val="center"/>
          </w:tcPr>
          <w:p w14:paraId="156A7405" w14:textId="77777777" w:rsidR="009655AD" w:rsidRPr="00C05E66" w:rsidRDefault="009655AD" w:rsidP="009655AD">
            <w:pPr>
              <w:rPr>
                <w:lang w:val="en-AU"/>
              </w:rPr>
            </w:pPr>
            <w:r w:rsidRPr="00C05E66">
              <w:rPr>
                <w:rFonts w:hint="eastAsia"/>
                <w:lang w:val="en-AU"/>
              </w:rPr>
              <w:t>85</w:t>
            </w:r>
          </w:p>
        </w:tc>
      </w:tr>
      <w:tr w:rsidR="009655AD" w:rsidRPr="00C05E66" w14:paraId="0DEE3F66" w14:textId="77777777" w:rsidTr="009655AD">
        <w:tc>
          <w:tcPr>
            <w:tcW w:w="1242" w:type="dxa"/>
            <w:vAlign w:val="center"/>
          </w:tcPr>
          <w:p w14:paraId="61AD90C5" w14:textId="77777777" w:rsidR="009655AD" w:rsidRPr="00C05E66" w:rsidRDefault="009655AD" w:rsidP="009655AD">
            <w:pPr>
              <w:rPr>
                <w:lang w:val="en-AU"/>
              </w:rPr>
            </w:pPr>
            <w:r w:rsidRPr="00C05E66">
              <w:rPr>
                <w:rFonts w:hint="eastAsia"/>
                <w:lang w:val="en-AU"/>
              </w:rPr>
              <w:t>2</w:t>
            </w:r>
          </w:p>
        </w:tc>
        <w:tc>
          <w:tcPr>
            <w:tcW w:w="3966" w:type="dxa"/>
            <w:vAlign w:val="center"/>
          </w:tcPr>
          <w:p w14:paraId="5A97C98E" w14:textId="77777777" w:rsidR="009655AD" w:rsidRPr="00C05E66" w:rsidRDefault="009655AD" w:rsidP="009655AD">
            <w:pPr>
              <w:rPr>
                <w:lang w:val="en-AU"/>
              </w:rPr>
            </w:pPr>
            <w:r w:rsidRPr="00C05E66">
              <w:rPr>
                <w:rFonts w:hint="eastAsia"/>
                <w:lang w:val="en-AU"/>
              </w:rPr>
              <w:t>Storage Temperature</w:t>
            </w:r>
          </w:p>
        </w:tc>
        <w:tc>
          <w:tcPr>
            <w:tcW w:w="2604" w:type="dxa"/>
            <w:vAlign w:val="center"/>
          </w:tcPr>
          <w:p w14:paraId="0C1C2D52" w14:textId="77777777" w:rsidR="009655AD" w:rsidRPr="00C05E66" w:rsidRDefault="009655AD" w:rsidP="009655AD">
            <w:pPr>
              <w:rPr>
                <w:lang w:val="en-AU"/>
              </w:rPr>
            </w:pPr>
            <w:r w:rsidRPr="00C05E66">
              <w:rPr>
                <w:rFonts w:hint="eastAsia"/>
                <w:lang w:val="en-AU"/>
              </w:rPr>
              <w:t>-40</w:t>
            </w:r>
          </w:p>
        </w:tc>
        <w:tc>
          <w:tcPr>
            <w:tcW w:w="2604" w:type="dxa"/>
            <w:vAlign w:val="center"/>
          </w:tcPr>
          <w:p w14:paraId="3003695F" w14:textId="77777777" w:rsidR="009655AD" w:rsidRPr="00C05E66" w:rsidRDefault="009655AD" w:rsidP="009655AD">
            <w:pPr>
              <w:rPr>
                <w:lang w:val="en-AU"/>
              </w:rPr>
            </w:pPr>
            <w:r w:rsidRPr="00C05E66">
              <w:rPr>
                <w:rFonts w:hint="eastAsia"/>
                <w:lang w:val="en-AU"/>
              </w:rPr>
              <w:t>90</w:t>
            </w:r>
          </w:p>
        </w:tc>
      </w:tr>
    </w:tbl>
    <w:p w14:paraId="0802F663" w14:textId="77777777" w:rsidR="007D39DD" w:rsidRDefault="007D39DD" w:rsidP="007D39DD">
      <w:pPr>
        <w:pStyle w:val="2"/>
      </w:pPr>
      <w:bookmarkStart w:id="6" w:name="_Toc485042608"/>
      <w:bookmarkStart w:id="7" w:name="_Toc485129741"/>
      <w:bookmarkStart w:id="8" w:name="_Toc493080414"/>
      <w:r>
        <w:rPr>
          <w:rFonts w:hint="eastAsia"/>
        </w:rPr>
        <w:t xml:space="preserve">2.2 </w:t>
      </w:r>
      <w:r w:rsidRPr="00C05E66">
        <w:rPr>
          <w:rFonts w:hint="eastAsia"/>
        </w:rPr>
        <w:t>Operating Voltage</w:t>
      </w:r>
      <w:r w:rsidRPr="00C05E66">
        <w:t xml:space="preserve"> rang</w:t>
      </w:r>
      <w:r w:rsidRPr="00C05E66">
        <w:rPr>
          <w:rFonts w:hint="eastAsia"/>
        </w:rPr>
        <w:t>e</w:t>
      </w:r>
      <w:bookmarkEnd w:id="6"/>
      <w:bookmarkEnd w:id="7"/>
      <w:bookmarkEnd w:id="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2"/>
        <w:gridCol w:w="1875"/>
        <w:gridCol w:w="3016"/>
        <w:gridCol w:w="2064"/>
        <w:gridCol w:w="2077"/>
      </w:tblGrid>
      <w:tr w:rsidR="007D39DD" w:rsidRPr="00C05E66" w14:paraId="75B2EC0A" w14:textId="77777777" w:rsidTr="005F24BE">
        <w:tc>
          <w:tcPr>
            <w:tcW w:w="1172" w:type="dxa"/>
          </w:tcPr>
          <w:p w14:paraId="74B2EEA1" w14:textId="77777777" w:rsidR="007D39DD" w:rsidRPr="00C05E66" w:rsidRDefault="007D39DD" w:rsidP="005F24BE">
            <w:pPr>
              <w:rPr>
                <w:lang w:val="en-AU"/>
              </w:rPr>
            </w:pPr>
            <w:r w:rsidRPr="00C05E66">
              <w:rPr>
                <w:rFonts w:hint="eastAsia"/>
                <w:lang w:val="en-AU"/>
              </w:rPr>
              <w:t>Number</w:t>
            </w:r>
          </w:p>
        </w:tc>
        <w:tc>
          <w:tcPr>
            <w:tcW w:w="1913" w:type="dxa"/>
          </w:tcPr>
          <w:p w14:paraId="0F799F50" w14:textId="77777777" w:rsidR="007D39DD" w:rsidRPr="00C05E66" w:rsidRDefault="007D39DD" w:rsidP="005F24BE">
            <w:pPr>
              <w:rPr>
                <w:lang w:val="en-AU"/>
              </w:rPr>
            </w:pPr>
            <w:r w:rsidRPr="00C05E66">
              <w:rPr>
                <w:rFonts w:hint="eastAsia"/>
                <w:lang w:val="en-AU"/>
              </w:rPr>
              <w:t>Item</w:t>
            </w:r>
          </w:p>
        </w:tc>
        <w:tc>
          <w:tcPr>
            <w:tcW w:w="3091" w:type="dxa"/>
          </w:tcPr>
          <w:p w14:paraId="47E16740" w14:textId="77777777" w:rsidR="007D39DD" w:rsidRPr="00C05E66" w:rsidRDefault="007D39DD" w:rsidP="005F24BE">
            <w:pPr>
              <w:rPr>
                <w:lang w:val="en-AU"/>
              </w:rPr>
            </w:pPr>
            <w:r w:rsidRPr="00CF7648">
              <w:rPr>
                <w:rFonts w:eastAsia="等线"/>
                <w:szCs w:val="22"/>
              </w:rPr>
              <w:t>Description</w:t>
            </w:r>
          </w:p>
        </w:tc>
        <w:tc>
          <w:tcPr>
            <w:tcW w:w="2114" w:type="dxa"/>
          </w:tcPr>
          <w:p w14:paraId="2D42DC04" w14:textId="77777777" w:rsidR="007D39DD" w:rsidRPr="00C05E66" w:rsidRDefault="007D39DD" w:rsidP="005F24BE">
            <w:pPr>
              <w:rPr>
                <w:lang w:val="en-AU"/>
              </w:rPr>
            </w:pPr>
            <w:r w:rsidRPr="00C05E66">
              <w:rPr>
                <w:rFonts w:hint="eastAsia"/>
                <w:lang w:val="en-AU"/>
              </w:rPr>
              <w:t>Min(</w:t>
            </w:r>
            <w:r>
              <w:rPr>
                <w:rFonts w:hint="eastAsia"/>
                <w:lang w:val="en-AU"/>
              </w:rPr>
              <w:t>V</w:t>
            </w:r>
            <w:r w:rsidRPr="00C05E66">
              <w:rPr>
                <w:rFonts w:hint="eastAsia"/>
                <w:lang w:val="en-AU"/>
              </w:rPr>
              <w:t>)</w:t>
            </w:r>
          </w:p>
        </w:tc>
        <w:tc>
          <w:tcPr>
            <w:tcW w:w="2126" w:type="dxa"/>
          </w:tcPr>
          <w:p w14:paraId="78FF5027" w14:textId="77777777" w:rsidR="007D39DD" w:rsidRPr="00C05E66" w:rsidRDefault="007D39DD" w:rsidP="005F24BE">
            <w:pPr>
              <w:rPr>
                <w:lang w:val="en-AU"/>
              </w:rPr>
            </w:pPr>
            <w:r w:rsidRPr="00C05E66">
              <w:rPr>
                <w:rFonts w:hint="eastAsia"/>
                <w:lang w:val="en-AU"/>
              </w:rPr>
              <w:t>Max(</w:t>
            </w:r>
            <w:r>
              <w:rPr>
                <w:rFonts w:hint="eastAsia"/>
                <w:lang w:val="en-AU"/>
              </w:rPr>
              <w:t>V</w:t>
            </w:r>
            <w:r w:rsidRPr="00C05E66">
              <w:rPr>
                <w:rFonts w:hint="eastAsia"/>
                <w:lang w:val="en-AU"/>
              </w:rPr>
              <w:t>)</w:t>
            </w:r>
          </w:p>
        </w:tc>
      </w:tr>
      <w:tr w:rsidR="007D39DD" w:rsidRPr="00C05E66" w14:paraId="0D59D8AB" w14:textId="77777777" w:rsidTr="005F24BE">
        <w:tc>
          <w:tcPr>
            <w:tcW w:w="1172" w:type="dxa"/>
            <w:vAlign w:val="center"/>
          </w:tcPr>
          <w:p w14:paraId="6C162FD8" w14:textId="77777777" w:rsidR="007D39DD" w:rsidRPr="00C05E66" w:rsidRDefault="007D39DD" w:rsidP="005F24BE">
            <w:pPr>
              <w:rPr>
                <w:lang w:val="en-AU"/>
              </w:rPr>
            </w:pPr>
            <w:r w:rsidRPr="00C05E66">
              <w:rPr>
                <w:rFonts w:hint="eastAsia"/>
                <w:lang w:val="en-AU"/>
              </w:rPr>
              <w:t>1</w:t>
            </w:r>
          </w:p>
        </w:tc>
        <w:tc>
          <w:tcPr>
            <w:tcW w:w="1913" w:type="dxa"/>
            <w:vAlign w:val="center"/>
          </w:tcPr>
          <w:p w14:paraId="2A36672F" w14:textId="77777777" w:rsidR="007D39DD" w:rsidRPr="00C05E66" w:rsidRDefault="007D39DD" w:rsidP="005F24BE">
            <w:pPr>
              <w:rPr>
                <w:lang w:val="en-AU"/>
              </w:rPr>
            </w:pPr>
            <w:r>
              <w:rPr>
                <w:rStyle w:val="high-light-bg4"/>
                <w:rFonts w:ascii="Arial" w:hAnsi="Arial" w:cs="Arial"/>
              </w:rPr>
              <w:t>all</w:t>
            </w:r>
            <w:r>
              <w:rPr>
                <w:rStyle w:val="high-light-bg4"/>
                <w:rFonts w:ascii="Arial" w:hAnsi="Arial" w:cs="Arial" w:hint="eastAsia"/>
              </w:rPr>
              <w:t xml:space="preserve"> l</w:t>
            </w:r>
            <w:r>
              <w:rPr>
                <w:rStyle w:val="high-light-bg4"/>
                <w:rFonts w:ascii="Arial" w:hAnsi="Arial" w:cs="Arial"/>
              </w:rPr>
              <w:t>ocal</w:t>
            </w:r>
            <w:r>
              <w:rPr>
                <w:rStyle w:val="high-light-bg4"/>
                <w:rFonts w:ascii="Arial" w:hAnsi="Arial" w:cs="Arial" w:hint="eastAsia"/>
              </w:rPr>
              <w:t xml:space="preserve"> function</w:t>
            </w:r>
          </w:p>
        </w:tc>
        <w:tc>
          <w:tcPr>
            <w:tcW w:w="3091" w:type="dxa"/>
            <w:vAlign w:val="center"/>
          </w:tcPr>
          <w:p w14:paraId="04213757" w14:textId="77777777" w:rsidR="007D39DD" w:rsidRDefault="007D39DD" w:rsidP="005F24BE">
            <w:pPr>
              <w:rPr>
                <w:lang w:val="en-AU"/>
              </w:rPr>
            </w:pPr>
            <w:r w:rsidRPr="00CF7648">
              <w:rPr>
                <w:rFonts w:eastAsia="等线"/>
                <w:szCs w:val="22"/>
              </w:rPr>
              <w:t>Normal Operating Voltage</w:t>
            </w:r>
          </w:p>
        </w:tc>
        <w:tc>
          <w:tcPr>
            <w:tcW w:w="2114" w:type="dxa"/>
            <w:vAlign w:val="center"/>
          </w:tcPr>
          <w:p w14:paraId="0954C01A" w14:textId="77777777" w:rsidR="007D39DD" w:rsidRPr="00C05E66" w:rsidRDefault="007D39DD" w:rsidP="005F24BE">
            <w:pPr>
              <w:rPr>
                <w:lang w:val="en-AU"/>
              </w:rPr>
            </w:pPr>
            <w:r>
              <w:rPr>
                <w:rFonts w:hint="eastAsia"/>
                <w:lang w:val="en-AU"/>
              </w:rPr>
              <w:t>9.0</w:t>
            </w:r>
          </w:p>
        </w:tc>
        <w:tc>
          <w:tcPr>
            <w:tcW w:w="2126" w:type="dxa"/>
            <w:vAlign w:val="center"/>
          </w:tcPr>
          <w:p w14:paraId="135A6177" w14:textId="77777777" w:rsidR="007D39DD" w:rsidRPr="00C05E66" w:rsidRDefault="007D39DD" w:rsidP="005F24BE">
            <w:pPr>
              <w:rPr>
                <w:lang w:val="en-AU"/>
              </w:rPr>
            </w:pPr>
            <w:r>
              <w:rPr>
                <w:rFonts w:hint="eastAsia"/>
                <w:lang w:val="en-AU"/>
              </w:rPr>
              <w:t>16</w:t>
            </w:r>
          </w:p>
        </w:tc>
      </w:tr>
      <w:tr w:rsidR="007D39DD" w:rsidRPr="00C05E66" w14:paraId="00C54E01" w14:textId="77777777" w:rsidTr="005F24BE">
        <w:tc>
          <w:tcPr>
            <w:tcW w:w="1172" w:type="dxa"/>
            <w:vAlign w:val="center"/>
          </w:tcPr>
          <w:p w14:paraId="4AD9C1B5" w14:textId="77777777" w:rsidR="007D39DD" w:rsidRPr="00C05E66" w:rsidRDefault="007D39DD" w:rsidP="005F24BE">
            <w:pPr>
              <w:rPr>
                <w:lang w:val="en-AU"/>
              </w:rPr>
            </w:pPr>
            <w:r w:rsidRPr="00C05E66">
              <w:rPr>
                <w:rFonts w:hint="eastAsia"/>
                <w:lang w:val="en-AU"/>
              </w:rPr>
              <w:t>2</w:t>
            </w:r>
          </w:p>
        </w:tc>
        <w:tc>
          <w:tcPr>
            <w:tcW w:w="1913" w:type="dxa"/>
            <w:vAlign w:val="center"/>
          </w:tcPr>
          <w:p w14:paraId="1EE90F54" w14:textId="77777777" w:rsidR="007D39DD" w:rsidRPr="00C05E66" w:rsidRDefault="007D39DD" w:rsidP="005F24BE">
            <w:pPr>
              <w:rPr>
                <w:lang w:val="en-AU"/>
              </w:rPr>
            </w:pPr>
            <w:r>
              <w:rPr>
                <w:rFonts w:hint="eastAsia"/>
                <w:lang w:val="en-AU"/>
              </w:rPr>
              <w:t>CAN</w:t>
            </w:r>
          </w:p>
        </w:tc>
        <w:tc>
          <w:tcPr>
            <w:tcW w:w="3091" w:type="dxa"/>
            <w:vAlign w:val="center"/>
          </w:tcPr>
          <w:p w14:paraId="6DFDC36F" w14:textId="77777777" w:rsidR="007D39DD" w:rsidRPr="00C05E66" w:rsidRDefault="007D39DD" w:rsidP="005F24BE">
            <w:pPr>
              <w:rPr>
                <w:lang w:val="en-AU"/>
              </w:rPr>
            </w:pPr>
            <w:r w:rsidRPr="00CF7648">
              <w:rPr>
                <w:rFonts w:eastAsia="等线"/>
                <w:szCs w:val="22"/>
              </w:rPr>
              <w:t>Normal Operating Voltage</w:t>
            </w:r>
          </w:p>
        </w:tc>
        <w:tc>
          <w:tcPr>
            <w:tcW w:w="2114" w:type="dxa"/>
            <w:vAlign w:val="center"/>
          </w:tcPr>
          <w:p w14:paraId="3B3F62D3" w14:textId="77777777" w:rsidR="007D39DD" w:rsidRPr="00C05E66" w:rsidRDefault="007D39DD" w:rsidP="005F24BE">
            <w:pPr>
              <w:rPr>
                <w:lang w:val="en-AU"/>
              </w:rPr>
            </w:pPr>
            <w:r>
              <w:rPr>
                <w:rFonts w:hint="eastAsia"/>
                <w:lang w:val="en-AU"/>
              </w:rPr>
              <w:t>6.0</w:t>
            </w:r>
          </w:p>
        </w:tc>
        <w:tc>
          <w:tcPr>
            <w:tcW w:w="2126" w:type="dxa"/>
            <w:vAlign w:val="center"/>
          </w:tcPr>
          <w:p w14:paraId="09BF08E7" w14:textId="77777777" w:rsidR="007D39DD" w:rsidRPr="00C05E66" w:rsidRDefault="007D39DD" w:rsidP="005F24BE">
            <w:pPr>
              <w:rPr>
                <w:lang w:val="en-AU"/>
              </w:rPr>
            </w:pPr>
            <w:r>
              <w:rPr>
                <w:rFonts w:hint="eastAsia"/>
                <w:lang w:val="en-AU"/>
              </w:rPr>
              <w:t>18</w:t>
            </w:r>
          </w:p>
        </w:tc>
      </w:tr>
      <w:tr w:rsidR="007D39DD" w:rsidRPr="00C05E66" w14:paraId="73E069A7" w14:textId="77777777" w:rsidTr="005F24BE">
        <w:tc>
          <w:tcPr>
            <w:tcW w:w="1172" w:type="dxa"/>
            <w:vAlign w:val="center"/>
          </w:tcPr>
          <w:p w14:paraId="2C4E25CD" w14:textId="77777777" w:rsidR="007D39DD" w:rsidRPr="00C05E66" w:rsidRDefault="007D39DD" w:rsidP="005F24BE">
            <w:pPr>
              <w:rPr>
                <w:lang w:val="en-AU"/>
              </w:rPr>
            </w:pPr>
            <w:r>
              <w:rPr>
                <w:rFonts w:hint="eastAsia"/>
                <w:lang w:val="en-AU"/>
              </w:rPr>
              <w:t>3</w:t>
            </w:r>
          </w:p>
        </w:tc>
        <w:tc>
          <w:tcPr>
            <w:tcW w:w="1913" w:type="dxa"/>
            <w:vAlign w:val="center"/>
          </w:tcPr>
          <w:p w14:paraId="4D0CEE1C" w14:textId="77777777" w:rsidR="007D39DD" w:rsidRDefault="007D39DD" w:rsidP="005F24BE">
            <w:pPr>
              <w:rPr>
                <w:lang w:val="en-AU"/>
              </w:rPr>
            </w:pPr>
            <w:r>
              <w:rPr>
                <w:rFonts w:hint="eastAsia"/>
                <w:lang w:val="en-AU"/>
              </w:rPr>
              <w:t>LIN</w:t>
            </w:r>
          </w:p>
        </w:tc>
        <w:tc>
          <w:tcPr>
            <w:tcW w:w="3091" w:type="dxa"/>
            <w:vAlign w:val="center"/>
          </w:tcPr>
          <w:p w14:paraId="041775D7" w14:textId="77777777" w:rsidR="007D39DD" w:rsidRPr="00C05E66" w:rsidRDefault="007D39DD" w:rsidP="005F24BE">
            <w:pPr>
              <w:rPr>
                <w:lang w:val="en-AU"/>
              </w:rPr>
            </w:pPr>
            <w:r w:rsidRPr="00CF7648">
              <w:rPr>
                <w:rFonts w:eastAsia="等线"/>
                <w:szCs w:val="22"/>
              </w:rPr>
              <w:t>Normal Operating Voltage</w:t>
            </w:r>
          </w:p>
        </w:tc>
        <w:tc>
          <w:tcPr>
            <w:tcW w:w="2114" w:type="dxa"/>
            <w:vAlign w:val="center"/>
          </w:tcPr>
          <w:p w14:paraId="131063D1" w14:textId="77777777" w:rsidR="007D39DD" w:rsidRPr="00C05E66" w:rsidRDefault="007D39DD" w:rsidP="005F24BE">
            <w:pPr>
              <w:rPr>
                <w:lang w:val="en-AU"/>
              </w:rPr>
            </w:pPr>
            <w:r>
              <w:rPr>
                <w:rFonts w:hint="eastAsia"/>
                <w:lang w:val="en-AU"/>
              </w:rPr>
              <w:t>6.0</w:t>
            </w:r>
          </w:p>
        </w:tc>
        <w:tc>
          <w:tcPr>
            <w:tcW w:w="2126" w:type="dxa"/>
            <w:vAlign w:val="center"/>
          </w:tcPr>
          <w:p w14:paraId="76D210EE" w14:textId="77777777" w:rsidR="007D39DD" w:rsidRPr="00C05E66" w:rsidRDefault="007D39DD" w:rsidP="005F24BE">
            <w:pPr>
              <w:rPr>
                <w:lang w:val="en-AU"/>
              </w:rPr>
            </w:pPr>
            <w:r>
              <w:rPr>
                <w:rFonts w:hint="eastAsia"/>
                <w:lang w:val="en-AU"/>
              </w:rPr>
              <w:t>18</w:t>
            </w:r>
          </w:p>
        </w:tc>
      </w:tr>
    </w:tbl>
    <w:p w14:paraId="03421ACA" w14:textId="77777777" w:rsidR="00D950C7" w:rsidRPr="00D950C7" w:rsidRDefault="00D950C7" w:rsidP="00D950C7">
      <w:pPr>
        <w:rPr>
          <w:rFonts w:asciiTheme="majorHAnsi" w:eastAsiaTheme="majorEastAsia" w:hAnsiTheme="majorHAnsi" w:cstheme="majorBidi"/>
          <w:b/>
          <w:bCs/>
          <w:szCs w:val="32"/>
        </w:rPr>
      </w:pPr>
      <w:r w:rsidRPr="00D950C7">
        <w:rPr>
          <w:rFonts w:asciiTheme="majorHAnsi" w:eastAsiaTheme="majorEastAsia" w:hAnsiTheme="majorHAnsi" w:cstheme="majorBidi" w:hint="eastAsia"/>
          <w:b/>
          <w:bCs/>
          <w:szCs w:val="32"/>
        </w:rPr>
        <w:t>2.</w:t>
      </w:r>
      <w:r>
        <w:rPr>
          <w:rFonts w:asciiTheme="majorHAnsi" w:eastAsiaTheme="majorEastAsia" w:hAnsiTheme="majorHAnsi" w:cstheme="majorBidi" w:hint="eastAsia"/>
          <w:b/>
          <w:bCs/>
          <w:szCs w:val="32"/>
        </w:rPr>
        <w:t xml:space="preserve">3 </w:t>
      </w:r>
      <w:r w:rsidRPr="00D950C7">
        <w:rPr>
          <w:rFonts w:asciiTheme="majorHAnsi" w:eastAsiaTheme="majorEastAsia" w:hAnsiTheme="majorHAnsi" w:cstheme="majorBidi"/>
          <w:b/>
          <w:bCs/>
          <w:szCs w:val="32"/>
        </w:rPr>
        <w:t>Quiescent Current</w:t>
      </w:r>
      <w:r w:rsidRPr="00D950C7">
        <w:rPr>
          <w:rFonts w:asciiTheme="majorHAnsi" w:eastAsiaTheme="majorEastAsia" w:hAnsiTheme="majorHAnsi" w:cstheme="majorBidi"/>
          <w:b/>
          <w:bCs/>
          <w:szCs w:val="32"/>
        </w:rPr>
        <w:t>：</w:t>
      </w:r>
    </w:p>
    <w:p w14:paraId="1A0A793F" w14:textId="4A85829D" w:rsidR="00734D6D" w:rsidRPr="00734D6D" w:rsidRDefault="00D950C7" w:rsidP="00734D6D">
      <w:pPr>
        <w:pStyle w:val="HR"/>
        <w:ind w:firstLineChars="0" w:firstLine="0"/>
      </w:pPr>
      <w:r w:rsidRPr="00734D6D">
        <w:t>The quiescent current is defined as:</w:t>
      </w:r>
      <w:r w:rsidRPr="00734D6D">
        <w:rPr>
          <w:rFonts w:hint="eastAsia"/>
        </w:rPr>
        <w:t xml:space="preserve"> I</w:t>
      </w:r>
      <w:r w:rsidRPr="00734D6D">
        <w:t>≤</w:t>
      </w:r>
      <w:r w:rsidRPr="00734D6D">
        <w:rPr>
          <w:rFonts w:hint="eastAsia"/>
        </w:rPr>
        <w:t>0.</w:t>
      </w:r>
      <w:ins w:id="9" w:author="胡群 Qun Hu  (研发总院 AERI)" w:date="2022-12-03T19:51:00Z">
        <w:r w:rsidR="00500AE7">
          <w:t>8</w:t>
        </w:r>
      </w:ins>
      <w:del w:id="10" w:author="胡群 Qun Hu  (研发总院 AERI)" w:date="2022-12-03T19:51:00Z">
        <w:r w:rsidRPr="00734D6D" w:rsidDel="00500AE7">
          <w:rPr>
            <w:rFonts w:hint="eastAsia"/>
          </w:rPr>
          <w:delText>5</w:delText>
        </w:r>
      </w:del>
      <w:r w:rsidRPr="00734D6D">
        <w:rPr>
          <w:rFonts w:hint="eastAsia"/>
        </w:rPr>
        <w:t>mA.</w:t>
      </w:r>
    </w:p>
    <w:p w14:paraId="1EDA32C5" w14:textId="77777777" w:rsidR="00734D6D" w:rsidRPr="00440EAC" w:rsidRDefault="00734D6D" w:rsidP="00734D6D">
      <w:pPr>
        <w:rPr>
          <w:sz w:val="22"/>
          <w:szCs w:val="22"/>
        </w:rPr>
      </w:pPr>
    </w:p>
    <w:p w14:paraId="33DA619F" w14:textId="77777777" w:rsidR="00A23192" w:rsidRDefault="00A23192" w:rsidP="00440EAC">
      <w:pPr>
        <w:pStyle w:val="1"/>
        <w:spacing w:line="240" w:lineRule="auto"/>
        <w:rPr>
          <w:rFonts w:eastAsiaTheme="minorEastAsia"/>
          <w:sz w:val="22"/>
          <w:szCs w:val="22"/>
        </w:rPr>
      </w:pPr>
      <w:r w:rsidRPr="00440EAC">
        <w:rPr>
          <w:sz w:val="22"/>
          <w:szCs w:val="22"/>
        </w:rPr>
        <w:lastRenderedPageBreak/>
        <w:t xml:space="preserve">3 Electric Block Diagram </w:t>
      </w:r>
    </w:p>
    <w:p w14:paraId="5BDFD120" w14:textId="77777777" w:rsidR="00734D6D" w:rsidRDefault="00734D6D" w:rsidP="00734D6D">
      <w:pPr>
        <w:jc w:val="center"/>
      </w:pPr>
    </w:p>
    <w:p w14:paraId="34669397" w14:textId="77777777" w:rsidR="00D15E66" w:rsidRDefault="00D15E66" w:rsidP="00734D6D">
      <w:pPr>
        <w:jc w:val="center"/>
      </w:pPr>
    </w:p>
    <w:p w14:paraId="5E38CEF6" w14:textId="77777777" w:rsidR="00D15E66" w:rsidRDefault="00D15E66" w:rsidP="00734D6D">
      <w:pPr>
        <w:jc w:val="center"/>
      </w:pPr>
    </w:p>
    <w:p w14:paraId="44689BAB" w14:textId="77777777" w:rsidR="00D15E66" w:rsidRDefault="00D15E66" w:rsidP="00734D6D">
      <w:pPr>
        <w:jc w:val="center"/>
      </w:pPr>
    </w:p>
    <w:p w14:paraId="35C0DCEC" w14:textId="715063CF" w:rsidR="00D15E66" w:rsidRDefault="008B7DC0" w:rsidP="00617A08">
      <w:r>
        <w:rPr>
          <w:noProof/>
        </w:rPr>
        <w:object w:dxaOrig="1440" w:dyaOrig="1440" w14:anchorId="7619A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left:0;text-align:left;margin-left:.75pt;margin-top:4.05pt;width:481.85pt;height:654.5pt;z-index:251659264;mso-position-horizontal-relative:text;mso-position-vertical-relative:text">
            <v:imagedata r:id="rId13" o:title=""/>
          </v:shape>
          <o:OLEObject Type="Embed" ProgID="Visio.Drawing.11" ShapeID="_x0000_s1030" DrawAspect="Content" ObjectID="_1736868374" r:id="rId14"/>
        </w:object>
      </w:r>
    </w:p>
    <w:p w14:paraId="42E807ED" w14:textId="3FA9BB6B" w:rsidR="00D15E66" w:rsidRDefault="00D15E66" w:rsidP="00734D6D">
      <w:pPr>
        <w:jc w:val="center"/>
      </w:pPr>
    </w:p>
    <w:p w14:paraId="5A84DFCB" w14:textId="77777777" w:rsidR="00D15E66" w:rsidRDefault="00D15E66" w:rsidP="00734D6D">
      <w:pPr>
        <w:jc w:val="center"/>
      </w:pPr>
    </w:p>
    <w:p w14:paraId="368A60A3" w14:textId="77777777" w:rsidR="00D15E66" w:rsidRDefault="00D15E66" w:rsidP="00734D6D">
      <w:pPr>
        <w:jc w:val="center"/>
      </w:pPr>
    </w:p>
    <w:p w14:paraId="75AA2AA6" w14:textId="77777777" w:rsidR="00D15E66" w:rsidRDefault="00D15E66" w:rsidP="00734D6D">
      <w:pPr>
        <w:jc w:val="center"/>
      </w:pPr>
    </w:p>
    <w:p w14:paraId="1C330F8D" w14:textId="77777777" w:rsidR="00D15E66" w:rsidRDefault="00D15E66" w:rsidP="00734D6D">
      <w:pPr>
        <w:jc w:val="center"/>
      </w:pPr>
    </w:p>
    <w:p w14:paraId="6DE867C4" w14:textId="77777777" w:rsidR="00D15E66" w:rsidRDefault="00D15E66" w:rsidP="00734D6D">
      <w:pPr>
        <w:jc w:val="center"/>
      </w:pPr>
    </w:p>
    <w:p w14:paraId="07E1B85A" w14:textId="77777777" w:rsidR="00D15E66" w:rsidRDefault="00D15E66" w:rsidP="00734D6D">
      <w:pPr>
        <w:jc w:val="center"/>
      </w:pPr>
    </w:p>
    <w:p w14:paraId="796A08C4" w14:textId="77777777" w:rsidR="00D15E66" w:rsidRDefault="00D15E66" w:rsidP="00734D6D">
      <w:pPr>
        <w:jc w:val="center"/>
      </w:pPr>
    </w:p>
    <w:p w14:paraId="73DF509E" w14:textId="77777777" w:rsidR="00D15E66" w:rsidRDefault="00D15E66" w:rsidP="00734D6D">
      <w:pPr>
        <w:jc w:val="center"/>
      </w:pPr>
    </w:p>
    <w:p w14:paraId="5924C2B2" w14:textId="2A6B4C07" w:rsidR="00D15E66" w:rsidRDefault="00D15E66" w:rsidP="00651CD6">
      <w:pPr>
        <w:jc w:val="center"/>
      </w:pPr>
    </w:p>
    <w:p w14:paraId="724E05E5" w14:textId="77777777" w:rsidR="00D15E66" w:rsidRDefault="00D15E66" w:rsidP="00734D6D">
      <w:pPr>
        <w:jc w:val="center"/>
      </w:pPr>
    </w:p>
    <w:p w14:paraId="36451D39" w14:textId="77777777" w:rsidR="00D15E66" w:rsidRDefault="00D15E66" w:rsidP="00734D6D">
      <w:pPr>
        <w:jc w:val="center"/>
      </w:pPr>
    </w:p>
    <w:p w14:paraId="147EF771" w14:textId="77777777" w:rsidR="00D15E66" w:rsidRDefault="00D15E66" w:rsidP="00734D6D">
      <w:pPr>
        <w:jc w:val="center"/>
      </w:pPr>
    </w:p>
    <w:p w14:paraId="65E75475" w14:textId="77777777" w:rsidR="00D15E66" w:rsidRDefault="00D15E66" w:rsidP="00734D6D">
      <w:pPr>
        <w:jc w:val="center"/>
      </w:pPr>
    </w:p>
    <w:p w14:paraId="76A0055C" w14:textId="77777777" w:rsidR="00D15E66" w:rsidRDefault="00D15E66" w:rsidP="00734D6D">
      <w:pPr>
        <w:jc w:val="center"/>
      </w:pPr>
    </w:p>
    <w:p w14:paraId="73FA9A19" w14:textId="77777777" w:rsidR="00D15E66" w:rsidRDefault="00D15E66" w:rsidP="00734D6D">
      <w:pPr>
        <w:jc w:val="center"/>
      </w:pPr>
    </w:p>
    <w:p w14:paraId="6FF69EB3" w14:textId="77777777" w:rsidR="00D15E66" w:rsidRDefault="00D15E66" w:rsidP="00734D6D">
      <w:pPr>
        <w:jc w:val="center"/>
      </w:pPr>
    </w:p>
    <w:p w14:paraId="63332F56" w14:textId="77777777" w:rsidR="00D15E66" w:rsidRDefault="00D15E66" w:rsidP="00734D6D">
      <w:pPr>
        <w:jc w:val="center"/>
      </w:pPr>
    </w:p>
    <w:p w14:paraId="3DABEF40" w14:textId="77777777" w:rsidR="00D15E66" w:rsidRDefault="00D15E66" w:rsidP="00734D6D">
      <w:pPr>
        <w:jc w:val="center"/>
      </w:pPr>
    </w:p>
    <w:p w14:paraId="08065181" w14:textId="77777777" w:rsidR="00D15E66" w:rsidRDefault="00D15E66" w:rsidP="00734D6D">
      <w:pPr>
        <w:jc w:val="center"/>
      </w:pPr>
    </w:p>
    <w:p w14:paraId="757180E0" w14:textId="77777777" w:rsidR="00D15E66" w:rsidRDefault="00D15E66" w:rsidP="00734D6D">
      <w:pPr>
        <w:jc w:val="center"/>
      </w:pPr>
    </w:p>
    <w:p w14:paraId="1E6A085D" w14:textId="77777777" w:rsidR="00D15E66" w:rsidRDefault="00D15E66" w:rsidP="00734D6D">
      <w:pPr>
        <w:jc w:val="center"/>
      </w:pPr>
    </w:p>
    <w:p w14:paraId="64CF9C58" w14:textId="77777777" w:rsidR="00D15E66" w:rsidRDefault="00D15E66" w:rsidP="00734D6D">
      <w:pPr>
        <w:jc w:val="center"/>
      </w:pPr>
    </w:p>
    <w:p w14:paraId="0BADBD87" w14:textId="77777777" w:rsidR="00D15E66" w:rsidRDefault="00D15E66" w:rsidP="00734D6D">
      <w:pPr>
        <w:jc w:val="center"/>
      </w:pPr>
    </w:p>
    <w:p w14:paraId="234CAA8D" w14:textId="77777777" w:rsidR="00D15E66" w:rsidRDefault="00D15E66" w:rsidP="00734D6D">
      <w:pPr>
        <w:jc w:val="center"/>
      </w:pPr>
    </w:p>
    <w:p w14:paraId="4F37BA24" w14:textId="77777777" w:rsidR="00D15E66" w:rsidRDefault="00D15E66" w:rsidP="00734D6D">
      <w:pPr>
        <w:jc w:val="center"/>
      </w:pPr>
    </w:p>
    <w:p w14:paraId="27ECC588" w14:textId="77777777" w:rsidR="00D15E66" w:rsidRDefault="00D15E66" w:rsidP="00734D6D">
      <w:pPr>
        <w:jc w:val="center"/>
      </w:pPr>
    </w:p>
    <w:p w14:paraId="4162ACB3" w14:textId="77777777" w:rsidR="00D15E66" w:rsidRDefault="00D15E66" w:rsidP="00734D6D">
      <w:pPr>
        <w:jc w:val="center"/>
      </w:pPr>
    </w:p>
    <w:p w14:paraId="01883502" w14:textId="77777777" w:rsidR="00D15E66" w:rsidRDefault="00D15E66" w:rsidP="00734D6D">
      <w:pPr>
        <w:jc w:val="center"/>
      </w:pPr>
    </w:p>
    <w:p w14:paraId="6166495E" w14:textId="77777777" w:rsidR="00D15E66" w:rsidRDefault="00D15E66" w:rsidP="00734D6D">
      <w:pPr>
        <w:jc w:val="center"/>
      </w:pPr>
    </w:p>
    <w:p w14:paraId="2C198B78" w14:textId="77777777" w:rsidR="00D15E66" w:rsidRDefault="00D15E66" w:rsidP="00734D6D">
      <w:pPr>
        <w:jc w:val="center"/>
      </w:pPr>
    </w:p>
    <w:p w14:paraId="6B08443F" w14:textId="77777777" w:rsidR="00D15E66" w:rsidRDefault="00D15E66" w:rsidP="00734D6D">
      <w:pPr>
        <w:jc w:val="center"/>
      </w:pPr>
    </w:p>
    <w:p w14:paraId="372F13EE" w14:textId="77777777" w:rsidR="00D15E66" w:rsidRDefault="00D15E66" w:rsidP="00734D6D">
      <w:pPr>
        <w:jc w:val="center"/>
      </w:pPr>
    </w:p>
    <w:p w14:paraId="241C72CB" w14:textId="77777777" w:rsidR="00D15E66" w:rsidRDefault="00D15E66" w:rsidP="00734D6D">
      <w:pPr>
        <w:jc w:val="center"/>
      </w:pPr>
    </w:p>
    <w:p w14:paraId="726CADB6" w14:textId="77777777" w:rsidR="00D15E66" w:rsidRDefault="00D15E66" w:rsidP="00734D6D">
      <w:pPr>
        <w:jc w:val="center"/>
      </w:pPr>
    </w:p>
    <w:p w14:paraId="4E510266" w14:textId="77777777" w:rsidR="00D15E66" w:rsidRDefault="00D15E66" w:rsidP="00734D6D">
      <w:pPr>
        <w:jc w:val="center"/>
      </w:pPr>
    </w:p>
    <w:p w14:paraId="14D5D075" w14:textId="77777777" w:rsidR="00D15E66" w:rsidRDefault="00D15E66" w:rsidP="00734D6D">
      <w:pPr>
        <w:jc w:val="center"/>
      </w:pPr>
    </w:p>
    <w:p w14:paraId="69AAE454" w14:textId="77777777" w:rsidR="00D15E66" w:rsidRDefault="00D15E66" w:rsidP="00734D6D">
      <w:pPr>
        <w:jc w:val="center"/>
      </w:pPr>
    </w:p>
    <w:p w14:paraId="5C0663D3" w14:textId="77777777" w:rsidR="00D15E66" w:rsidRDefault="00D15E66" w:rsidP="00734D6D">
      <w:pPr>
        <w:jc w:val="center"/>
      </w:pPr>
    </w:p>
    <w:p w14:paraId="1EFA5E56" w14:textId="77777777" w:rsidR="00617A08" w:rsidRPr="00440EAC" w:rsidRDefault="00617A08" w:rsidP="00440EAC">
      <w:pPr>
        <w:rPr>
          <w:sz w:val="22"/>
          <w:szCs w:val="22"/>
        </w:rPr>
      </w:pPr>
    </w:p>
    <w:p w14:paraId="38983635" w14:textId="77777777" w:rsidR="00A23192" w:rsidRPr="00440EAC" w:rsidRDefault="00836307" w:rsidP="00440EAC">
      <w:pPr>
        <w:pStyle w:val="1"/>
        <w:spacing w:line="240" w:lineRule="auto"/>
        <w:rPr>
          <w:sz w:val="22"/>
          <w:szCs w:val="22"/>
        </w:rPr>
      </w:pPr>
      <w:r w:rsidRPr="00440EAC">
        <w:rPr>
          <w:sz w:val="22"/>
          <w:szCs w:val="22"/>
        </w:rPr>
        <w:t xml:space="preserve">4 Function detail </w:t>
      </w:r>
    </w:p>
    <w:p w14:paraId="42646918" w14:textId="22A1A733" w:rsidR="0086508A" w:rsidRPr="0086508A" w:rsidRDefault="00A23192" w:rsidP="0086508A">
      <w:pPr>
        <w:pStyle w:val="2"/>
        <w:spacing w:line="240" w:lineRule="auto"/>
        <w:rPr>
          <w:rFonts w:ascii="Times New Roman" w:hAnsi="Times New Roman" w:cs="Times New Roman"/>
          <w:sz w:val="22"/>
          <w:szCs w:val="22"/>
        </w:rPr>
      </w:pPr>
      <w:bookmarkStart w:id="11" w:name="OLE_LINK1"/>
      <w:bookmarkStart w:id="12" w:name="OLE_LINK2"/>
      <w:r w:rsidRPr="00440EAC">
        <w:rPr>
          <w:rFonts w:ascii="Times New Roman" w:hAnsi="Times New Roman" w:cs="Times New Roman"/>
          <w:sz w:val="22"/>
          <w:szCs w:val="22"/>
        </w:rPr>
        <w:t xml:space="preserve">4.1 </w:t>
      </w:r>
      <w:bookmarkStart w:id="13" w:name="OLE_LINK4"/>
      <w:bookmarkStart w:id="14" w:name="OLE_LINK128"/>
      <w:r w:rsidR="0090168D">
        <w:rPr>
          <w:rFonts w:ascii="Times New Roman" w:hAnsi="Times New Roman" w:cs="Times New Roman"/>
          <w:sz w:val="22"/>
          <w:szCs w:val="22"/>
        </w:rPr>
        <w:t>D</w:t>
      </w:r>
      <w:r w:rsidR="00A17BED" w:rsidRPr="00A17BED">
        <w:rPr>
          <w:rFonts w:ascii="Times New Roman" w:hAnsi="Times New Roman" w:cs="Times New Roman"/>
          <w:sz w:val="22"/>
          <w:szCs w:val="22"/>
        </w:rPr>
        <w:t>oor</w:t>
      </w:r>
      <w:bookmarkEnd w:id="13"/>
      <w:bookmarkEnd w:id="14"/>
      <w:r w:rsidR="00A17BED" w:rsidRPr="00A17BED">
        <w:rPr>
          <w:rFonts w:ascii="Times New Roman" w:hAnsi="Times New Roman" w:cs="Times New Roman"/>
          <w:sz w:val="22"/>
          <w:szCs w:val="22"/>
        </w:rPr>
        <w:t xml:space="preserve"> </w:t>
      </w:r>
      <w:r w:rsidR="0090168D">
        <w:rPr>
          <w:rFonts w:ascii="Times New Roman" w:hAnsi="Times New Roman" w:cs="Times New Roman"/>
          <w:sz w:val="22"/>
          <w:szCs w:val="22"/>
        </w:rPr>
        <w:t xml:space="preserve">Power Releasing </w:t>
      </w:r>
      <w:r w:rsidRPr="00440EAC">
        <w:rPr>
          <w:rFonts w:ascii="Times New Roman" w:hAnsi="Times New Roman" w:cs="Times New Roman"/>
          <w:sz w:val="22"/>
          <w:szCs w:val="22"/>
        </w:rPr>
        <w:t xml:space="preserve">Management </w:t>
      </w:r>
    </w:p>
    <w:p w14:paraId="21208F65" w14:textId="77777777" w:rsidR="00A23192" w:rsidRPr="00440EAC" w:rsidRDefault="00A23192" w:rsidP="00163C4A">
      <w:pPr>
        <w:outlineLvl w:val="2"/>
        <w:rPr>
          <w:b/>
          <w:sz w:val="22"/>
          <w:szCs w:val="22"/>
        </w:rPr>
      </w:pPr>
      <w:r w:rsidRPr="00440EAC">
        <w:rPr>
          <w:b/>
          <w:sz w:val="22"/>
          <w:szCs w:val="22"/>
        </w:rPr>
        <w:t xml:space="preserve">4.1.1 Working Conditions </w:t>
      </w:r>
    </w:p>
    <w:tbl>
      <w:tblPr>
        <w:tblW w:w="9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2338"/>
        <w:gridCol w:w="1985"/>
        <w:gridCol w:w="1984"/>
        <w:gridCol w:w="1073"/>
      </w:tblGrid>
      <w:tr w:rsidR="00A17BED" w:rsidRPr="0057581B" w14:paraId="2C9B3460" w14:textId="77777777" w:rsidTr="00576BA3">
        <w:trPr>
          <w:trHeight w:val="605"/>
        </w:trPr>
        <w:tc>
          <w:tcPr>
            <w:tcW w:w="2448" w:type="dxa"/>
            <w:vAlign w:val="center"/>
          </w:tcPr>
          <w:p w14:paraId="7929C8B7" w14:textId="77777777" w:rsidR="00A17BED" w:rsidRPr="0057581B" w:rsidRDefault="00A17BED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Working Conditions</w:t>
            </w:r>
          </w:p>
        </w:tc>
        <w:tc>
          <w:tcPr>
            <w:tcW w:w="2338" w:type="dxa"/>
            <w:vAlign w:val="center"/>
          </w:tcPr>
          <w:p w14:paraId="53060911" w14:textId="77777777" w:rsidR="00A17BED" w:rsidRPr="0057581B" w:rsidRDefault="00A17BED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Functionality</w:t>
            </w:r>
          </w:p>
        </w:tc>
        <w:tc>
          <w:tcPr>
            <w:tcW w:w="1985" w:type="dxa"/>
            <w:vAlign w:val="center"/>
          </w:tcPr>
          <w:p w14:paraId="2996C34B" w14:textId="77777777" w:rsidR="00A17BED" w:rsidRPr="0057581B" w:rsidRDefault="00A17BED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Network Wake UP</w:t>
            </w:r>
          </w:p>
        </w:tc>
        <w:tc>
          <w:tcPr>
            <w:tcW w:w="1984" w:type="dxa"/>
            <w:vAlign w:val="center"/>
          </w:tcPr>
          <w:p w14:paraId="17CEE03A" w14:textId="77777777" w:rsidR="00A17BED" w:rsidRPr="0057581B" w:rsidRDefault="00A17BED" w:rsidP="005F24BE">
            <w:pPr>
              <w:autoSpaceDE w:val="0"/>
              <w:autoSpaceDN w:val="0"/>
              <w:adjustRightInd w:val="0"/>
              <w:ind w:rightChars="34" w:right="71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Wake Up Source</w:t>
            </w:r>
          </w:p>
        </w:tc>
        <w:tc>
          <w:tcPr>
            <w:tcW w:w="1073" w:type="dxa"/>
            <w:vAlign w:val="center"/>
          </w:tcPr>
          <w:p w14:paraId="767CCB96" w14:textId="77777777" w:rsidR="00A17BED" w:rsidRPr="0057581B" w:rsidRDefault="00A17BED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Remark</w:t>
            </w:r>
          </w:p>
        </w:tc>
      </w:tr>
      <w:tr w:rsidR="00A17BED" w:rsidRPr="0057581B" w14:paraId="7320E19D" w14:textId="77777777" w:rsidTr="00576BA3">
        <w:trPr>
          <w:trHeight w:val="455"/>
        </w:trPr>
        <w:tc>
          <w:tcPr>
            <w:tcW w:w="2448" w:type="dxa"/>
            <w:vAlign w:val="center"/>
          </w:tcPr>
          <w:p w14:paraId="59351C84" w14:textId="77777777" w:rsidR="00A17BED" w:rsidRPr="00576BA3" w:rsidRDefault="00A17BED" w:rsidP="00576BA3">
            <w:pPr>
              <w:widowControl/>
              <w:spacing w:line="240" w:lineRule="atLeast"/>
              <w:jc w:val="center"/>
              <w:rPr>
                <w:rFonts w:ascii="Arial" w:hAnsi="Arial" w:cs="Arial"/>
                <w:szCs w:val="21"/>
              </w:rPr>
            </w:pPr>
            <w:r w:rsidRPr="00576BA3">
              <w:rPr>
                <w:rFonts w:ascii="Arial" w:hAnsi="Arial" w:cs="Arial"/>
                <w:szCs w:val="21"/>
              </w:rPr>
              <w:t>Ignition Off(+30)</w:t>
            </w:r>
          </w:p>
        </w:tc>
        <w:tc>
          <w:tcPr>
            <w:tcW w:w="2338" w:type="dxa"/>
            <w:vAlign w:val="center"/>
          </w:tcPr>
          <w:p w14:paraId="6593E565" w14:textId="77777777" w:rsidR="00A17BED" w:rsidRPr="00576BA3" w:rsidRDefault="004604D9" w:rsidP="00576BA3">
            <w:pPr>
              <w:widowControl/>
              <w:spacing w:line="240" w:lineRule="atLeast"/>
              <w:jc w:val="center"/>
              <w:rPr>
                <w:rFonts w:ascii="Arial" w:hAnsi="Arial" w:cs="Arial"/>
                <w:szCs w:val="21"/>
              </w:rPr>
            </w:pPr>
            <w:r w:rsidRPr="00576BA3">
              <w:rPr>
                <w:rFonts w:ascii="Arial" w:hAnsi="Arial" w:cs="Arial"/>
                <w:szCs w:val="21"/>
              </w:rPr>
              <w:t>Electric releasing</w:t>
            </w:r>
          </w:p>
          <w:p w14:paraId="75D42DAD" w14:textId="7B3FC03D" w:rsidR="00E83A69" w:rsidRPr="00576BA3" w:rsidRDefault="00576BA3" w:rsidP="00106A83">
            <w:pPr>
              <w:widowControl/>
              <w:spacing w:line="240" w:lineRule="atLeast"/>
              <w:jc w:val="center"/>
              <w:rPr>
                <w:rFonts w:ascii="Arial" w:hAnsi="Arial" w:cs="Arial"/>
                <w:szCs w:val="21"/>
              </w:rPr>
            </w:pPr>
            <w:r w:rsidRPr="00576BA3">
              <w:rPr>
                <w:rFonts w:ascii="Arial" w:hAnsi="Arial" w:cs="Arial"/>
                <w:szCs w:val="21"/>
              </w:rPr>
              <w:t xml:space="preserve">Releasing </w:t>
            </w:r>
            <w:r w:rsidR="004604D9" w:rsidRPr="00576BA3">
              <w:rPr>
                <w:rFonts w:ascii="Arial" w:hAnsi="Arial" w:cs="Arial"/>
                <w:szCs w:val="21"/>
              </w:rPr>
              <w:t>Reset</w:t>
            </w:r>
          </w:p>
        </w:tc>
        <w:tc>
          <w:tcPr>
            <w:tcW w:w="1985" w:type="dxa"/>
            <w:vAlign w:val="center"/>
          </w:tcPr>
          <w:p w14:paraId="67E94BD1" w14:textId="77777777" w:rsidR="00A17BED" w:rsidRPr="00E83A69" w:rsidRDefault="00A17BED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984" w:type="dxa"/>
            <w:vAlign w:val="center"/>
          </w:tcPr>
          <w:p w14:paraId="7C0E886F" w14:textId="77777777" w:rsidR="00A17BED" w:rsidRPr="0057581B" w:rsidRDefault="00A17BED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073" w:type="dxa"/>
            <w:vAlign w:val="center"/>
          </w:tcPr>
          <w:p w14:paraId="5494FFA9" w14:textId="77777777" w:rsidR="00A17BED" w:rsidRPr="0057581B" w:rsidRDefault="00A17BED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A17BED" w:rsidRPr="0057581B" w14:paraId="43836286" w14:textId="77777777" w:rsidTr="00576BA3">
        <w:trPr>
          <w:trHeight w:val="577"/>
        </w:trPr>
        <w:tc>
          <w:tcPr>
            <w:tcW w:w="2448" w:type="dxa"/>
            <w:vAlign w:val="center"/>
          </w:tcPr>
          <w:p w14:paraId="4F7C4177" w14:textId="77777777" w:rsidR="00A17BED" w:rsidRPr="0057581B" w:rsidRDefault="00A17BED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Ignition Acc(+15)</w:t>
            </w:r>
          </w:p>
        </w:tc>
        <w:tc>
          <w:tcPr>
            <w:tcW w:w="2338" w:type="dxa"/>
            <w:vAlign w:val="center"/>
          </w:tcPr>
          <w:p w14:paraId="6CE84EC4" w14:textId="77777777" w:rsidR="00576BA3" w:rsidRDefault="004604D9" w:rsidP="00576BA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4604D9">
              <w:rPr>
                <w:rFonts w:ascii="Arial" w:hAnsi="Arial" w:cs="Arial"/>
                <w:bCs/>
                <w:kern w:val="0"/>
                <w:szCs w:val="21"/>
              </w:rPr>
              <w:t>Electric releasing</w:t>
            </w:r>
          </w:p>
          <w:p w14:paraId="27229B8F" w14:textId="4ECD723E" w:rsidR="00E83A69" w:rsidRPr="0057581B" w:rsidRDefault="00576BA3" w:rsidP="00106A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>R</w:t>
            </w:r>
            <w:r w:rsidRPr="004604D9">
              <w:rPr>
                <w:rFonts w:ascii="Arial" w:hAnsi="Arial" w:cs="Arial"/>
                <w:bCs/>
                <w:kern w:val="0"/>
                <w:szCs w:val="21"/>
              </w:rPr>
              <w:t>eleasing</w:t>
            </w:r>
            <w:r>
              <w:rPr>
                <w:rFonts w:ascii="Arial" w:hAnsi="Arial" w:cs="Arial"/>
                <w:bCs/>
                <w:kern w:val="0"/>
                <w:szCs w:val="21"/>
              </w:rPr>
              <w:t xml:space="preserve"> </w:t>
            </w:r>
            <w:r w:rsidR="004604D9">
              <w:rPr>
                <w:rFonts w:ascii="Arial" w:hAnsi="Arial" w:cs="Arial"/>
                <w:bCs/>
                <w:kern w:val="0"/>
                <w:szCs w:val="21"/>
              </w:rPr>
              <w:t>Reset</w:t>
            </w:r>
          </w:p>
        </w:tc>
        <w:tc>
          <w:tcPr>
            <w:tcW w:w="1985" w:type="dxa"/>
            <w:vAlign w:val="center"/>
          </w:tcPr>
          <w:p w14:paraId="75B67538" w14:textId="77777777" w:rsidR="00A17BED" w:rsidRPr="0057581B" w:rsidRDefault="00A17BED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984" w:type="dxa"/>
            <w:vAlign w:val="center"/>
          </w:tcPr>
          <w:p w14:paraId="73BBCEFD" w14:textId="77777777" w:rsidR="00A17BED" w:rsidRPr="0057581B" w:rsidRDefault="00A17BED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073" w:type="dxa"/>
            <w:vAlign w:val="center"/>
          </w:tcPr>
          <w:p w14:paraId="0700C49D" w14:textId="77777777" w:rsidR="00A17BED" w:rsidRPr="0057581B" w:rsidRDefault="00A17BED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A17BED" w:rsidRPr="0057581B" w14:paraId="47AE7EA1" w14:textId="77777777" w:rsidTr="00576BA3">
        <w:trPr>
          <w:trHeight w:val="515"/>
        </w:trPr>
        <w:tc>
          <w:tcPr>
            <w:tcW w:w="2448" w:type="dxa"/>
            <w:vAlign w:val="center"/>
          </w:tcPr>
          <w:p w14:paraId="22677DF5" w14:textId="77777777" w:rsidR="00A17BED" w:rsidRPr="0057581B" w:rsidRDefault="00A17BED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Ignition On(+15)</w:t>
            </w:r>
          </w:p>
        </w:tc>
        <w:tc>
          <w:tcPr>
            <w:tcW w:w="2338" w:type="dxa"/>
            <w:vAlign w:val="center"/>
          </w:tcPr>
          <w:p w14:paraId="7757DA38" w14:textId="77777777" w:rsidR="004604D9" w:rsidRDefault="004604D9" w:rsidP="004604D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4604D9">
              <w:rPr>
                <w:rFonts w:ascii="Arial" w:hAnsi="Arial" w:cs="Arial"/>
                <w:bCs/>
                <w:kern w:val="0"/>
                <w:szCs w:val="21"/>
              </w:rPr>
              <w:t>Electric releasing</w:t>
            </w:r>
          </w:p>
          <w:p w14:paraId="005B9BB8" w14:textId="5610364B" w:rsidR="00E83A69" w:rsidRPr="0057581B" w:rsidRDefault="00576BA3" w:rsidP="00106A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>R</w:t>
            </w:r>
            <w:r w:rsidRPr="004604D9">
              <w:rPr>
                <w:rFonts w:ascii="Arial" w:hAnsi="Arial" w:cs="Arial"/>
                <w:bCs/>
                <w:kern w:val="0"/>
                <w:szCs w:val="21"/>
              </w:rPr>
              <w:t>eleasing</w:t>
            </w:r>
            <w:r>
              <w:rPr>
                <w:rFonts w:ascii="Arial" w:hAnsi="Arial" w:cs="Arial"/>
                <w:bCs/>
                <w:kern w:val="0"/>
                <w:szCs w:val="21"/>
              </w:rPr>
              <w:t xml:space="preserve"> </w:t>
            </w:r>
            <w:r w:rsidR="004604D9">
              <w:rPr>
                <w:rFonts w:ascii="Arial" w:hAnsi="Arial" w:cs="Arial"/>
                <w:bCs/>
                <w:kern w:val="0"/>
                <w:szCs w:val="21"/>
              </w:rPr>
              <w:t>Reset</w:t>
            </w:r>
          </w:p>
        </w:tc>
        <w:tc>
          <w:tcPr>
            <w:tcW w:w="1985" w:type="dxa"/>
            <w:vAlign w:val="center"/>
          </w:tcPr>
          <w:p w14:paraId="5571A19B" w14:textId="77777777" w:rsidR="00A17BED" w:rsidRPr="0057581B" w:rsidRDefault="00A17BED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984" w:type="dxa"/>
            <w:vAlign w:val="center"/>
          </w:tcPr>
          <w:p w14:paraId="0351A742" w14:textId="77777777" w:rsidR="00A17BED" w:rsidRPr="0057581B" w:rsidRDefault="00A17BED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073" w:type="dxa"/>
            <w:vAlign w:val="center"/>
          </w:tcPr>
          <w:p w14:paraId="6E8A38B6" w14:textId="77777777" w:rsidR="00A17BED" w:rsidRPr="0057581B" w:rsidRDefault="00A17BED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A17BED" w:rsidRPr="0057581B" w14:paraId="60DC1C1A" w14:textId="77777777" w:rsidTr="00576BA3">
        <w:trPr>
          <w:trHeight w:val="460"/>
        </w:trPr>
        <w:tc>
          <w:tcPr>
            <w:tcW w:w="2448" w:type="dxa"/>
            <w:vAlign w:val="center"/>
          </w:tcPr>
          <w:p w14:paraId="0C3CAF3F" w14:textId="77777777" w:rsidR="00A17BED" w:rsidRPr="0057581B" w:rsidRDefault="00A17BED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Timed with ignition off</w:t>
            </w:r>
          </w:p>
        </w:tc>
        <w:tc>
          <w:tcPr>
            <w:tcW w:w="2338" w:type="dxa"/>
            <w:vAlign w:val="center"/>
          </w:tcPr>
          <w:p w14:paraId="0F1BC5AD" w14:textId="77777777" w:rsidR="00A17BED" w:rsidRPr="0057581B" w:rsidRDefault="00A17BED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985" w:type="dxa"/>
            <w:vAlign w:val="center"/>
          </w:tcPr>
          <w:p w14:paraId="377B43C2" w14:textId="77777777" w:rsidR="00A17BED" w:rsidRPr="0057581B" w:rsidRDefault="00A17BED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984" w:type="dxa"/>
            <w:vAlign w:val="center"/>
          </w:tcPr>
          <w:p w14:paraId="0EE32F03" w14:textId="77777777" w:rsidR="00A17BED" w:rsidRPr="0057581B" w:rsidRDefault="00A17BED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073" w:type="dxa"/>
            <w:vAlign w:val="center"/>
          </w:tcPr>
          <w:p w14:paraId="3C8F4F25" w14:textId="77777777" w:rsidR="00A17BED" w:rsidRPr="0057581B" w:rsidRDefault="00A17BED" w:rsidP="005F24BE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kern w:val="0"/>
                <w:szCs w:val="21"/>
              </w:rPr>
            </w:pPr>
          </w:p>
        </w:tc>
      </w:tr>
      <w:tr w:rsidR="00A17BED" w:rsidRPr="0057581B" w14:paraId="77962F27" w14:textId="77777777" w:rsidTr="00576BA3">
        <w:trPr>
          <w:trHeight w:val="453"/>
        </w:trPr>
        <w:tc>
          <w:tcPr>
            <w:tcW w:w="2448" w:type="dxa"/>
            <w:vAlign w:val="center"/>
          </w:tcPr>
          <w:p w14:paraId="772EED3B" w14:textId="77777777" w:rsidR="00A17BED" w:rsidRPr="0057581B" w:rsidRDefault="00A17BED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Cut off during starting</w:t>
            </w:r>
          </w:p>
        </w:tc>
        <w:tc>
          <w:tcPr>
            <w:tcW w:w="2338" w:type="dxa"/>
            <w:vAlign w:val="center"/>
          </w:tcPr>
          <w:p w14:paraId="5E4FDDD4" w14:textId="77777777" w:rsidR="00A17BED" w:rsidRPr="0057581B" w:rsidRDefault="00A17BED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985" w:type="dxa"/>
            <w:vAlign w:val="center"/>
          </w:tcPr>
          <w:p w14:paraId="38FDEF59" w14:textId="77777777" w:rsidR="00A17BED" w:rsidRPr="0057581B" w:rsidRDefault="00A17BED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984" w:type="dxa"/>
            <w:vAlign w:val="center"/>
          </w:tcPr>
          <w:p w14:paraId="00D4014D" w14:textId="77777777" w:rsidR="00A17BED" w:rsidRPr="0057581B" w:rsidRDefault="00A17BED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073" w:type="dxa"/>
            <w:vAlign w:val="center"/>
          </w:tcPr>
          <w:p w14:paraId="6042A3E3" w14:textId="77777777" w:rsidR="00A17BED" w:rsidRPr="0057581B" w:rsidRDefault="00A17BED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A17BED" w:rsidRPr="0057581B" w14:paraId="28684EB5" w14:textId="77777777" w:rsidTr="00576BA3">
        <w:trPr>
          <w:trHeight w:val="459"/>
        </w:trPr>
        <w:tc>
          <w:tcPr>
            <w:tcW w:w="2448" w:type="dxa"/>
            <w:vAlign w:val="center"/>
          </w:tcPr>
          <w:p w14:paraId="579BE1DA" w14:textId="77777777" w:rsidR="00A17BED" w:rsidRPr="0057581B" w:rsidRDefault="00A17BED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Cut off with low battery</w:t>
            </w:r>
          </w:p>
        </w:tc>
        <w:tc>
          <w:tcPr>
            <w:tcW w:w="2338" w:type="dxa"/>
            <w:vAlign w:val="center"/>
          </w:tcPr>
          <w:p w14:paraId="12345D9C" w14:textId="77777777" w:rsidR="00A17BED" w:rsidRPr="0057581B" w:rsidRDefault="00A17BED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985" w:type="dxa"/>
            <w:vAlign w:val="center"/>
          </w:tcPr>
          <w:p w14:paraId="7DF7F559" w14:textId="77777777" w:rsidR="00A17BED" w:rsidRPr="0057581B" w:rsidRDefault="00A17BED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984" w:type="dxa"/>
            <w:vAlign w:val="center"/>
          </w:tcPr>
          <w:p w14:paraId="2C8C42B5" w14:textId="77777777" w:rsidR="00A17BED" w:rsidRPr="0057581B" w:rsidRDefault="00A17BED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073" w:type="dxa"/>
            <w:vAlign w:val="center"/>
          </w:tcPr>
          <w:p w14:paraId="1BE7D879" w14:textId="77777777" w:rsidR="00A17BED" w:rsidRPr="0057581B" w:rsidRDefault="00A17BED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</w:tbl>
    <w:p w14:paraId="44A04ACC" w14:textId="77777777" w:rsidR="009025F0" w:rsidRPr="00B97F3A" w:rsidRDefault="00B97F3A" w:rsidP="00163C4A">
      <w:pPr>
        <w:outlineLvl w:val="2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4.1.2 Function Diagram </w:t>
      </w:r>
    </w:p>
    <w:p w14:paraId="5462542B" w14:textId="77777777" w:rsidR="0029305A" w:rsidRPr="005F08C4" w:rsidRDefault="00CC5BAF" w:rsidP="005F08C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0489973" wp14:editId="4C338946">
            <wp:extent cx="6479540" cy="318008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6797" w14:textId="1D5A4169" w:rsidR="00B579F3" w:rsidRPr="00440EAC" w:rsidRDefault="00A23192" w:rsidP="00163C4A">
      <w:pPr>
        <w:outlineLvl w:val="2"/>
        <w:rPr>
          <w:b/>
          <w:sz w:val="22"/>
          <w:szCs w:val="22"/>
        </w:rPr>
      </w:pPr>
      <w:r w:rsidRPr="00440EAC">
        <w:rPr>
          <w:b/>
          <w:sz w:val="22"/>
          <w:szCs w:val="22"/>
        </w:rPr>
        <w:t xml:space="preserve">4.1.3 I/O information </w:t>
      </w:r>
    </w:p>
    <w:p w14:paraId="52B17C97" w14:textId="77777777" w:rsidR="00A23192" w:rsidRDefault="00A23192" w:rsidP="00440EAC">
      <w:pPr>
        <w:rPr>
          <w:sz w:val="22"/>
          <w:szCs w:val="22"/>
        </w:rPr>
      </w:pPr>
      <w:r w:rsidRPr="00440EAC">
        <w:rPr>
          <w:sz w:val="22"/>
          <w:szCs w:val="22"/>
        </w:rPr>
        <w:t xml:space="preserve">Input list: </w:t>
      </w:r>
    </w:p>
    <w:tbl>
      <w:tblPr>
        <w:tblW w:w="99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8"/>
        <w:gridCol w:w="1417"/>
        <w:gridCol w:w="1701"/>
        <w:gridCol w:w="1136"/>
        <w:gridCol w:w="1134"/>
        <w:gridCol w:w="1411"/>
      </w:tblGrid>
      <w:tr w:rsidR="00042E6C" w:rsidRPr="0057581B" w14:paraId="589CA686" w14:textId="77777777" w:rsidTr="004604D9">
        <w:trPr>
          <w:trHeight w:val="357"/>
          <w:jc w:val="center"/>
        </w:trPr>
        <w:tc>
          <w:tcPr>
            <w:tcW w:w="3118" w:type="dxa"/>
            <w:vAlign w:val="center"/>
          </w:tcPr>
          <w:p w14:paraId="7E059A2C" w14:textId="77777777" w:rsidR="00042E6C" w:rsidRPr="0057581B" w:rsidRDefault="00042E6C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Signal</w:t>
            </w:r>
          </w:p>
        </w:tc>
        <w:tc>
          <w:tcPr>
            <w:tcW w:w="1417" w:type="dxa"/>
            <w:vAlign w:val="center"/>
          </w:tcPr>
          <w:p w14:paraId="37F88AB6" w14:textId="77777777" w:rsidR="00042E6C" w:rsidRPr="0057581B" w:rsidRDefault="00042E6C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Signal types</w:t>
            </w:r>
          </w:p>
        </w:tc>
        <w:tc>
          <w:tcPr>
            <w:tcW w:w="1701" w:type="dxa"/>
            <w:vAlign w:val="center"/>
          </w:tcPr>
          <w:p w14:paraId="54EE445A" w14:textId="77777777" w:rsidR="00042E6C" w:rsidRPr="0057581B" w:rsidRDefault="00042E6C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 w:hint="eastAsia"/>
                <w:bCs/>
                <w:kern w:val="0"/>
                <w:szCs w:val="21"/>
              </w:rPr>
              <w:t>High/Low active</w:t>
            </w:r>
          </w:p>
        </w:tc>
        <w:tc>
          <w:tcPr>
            <w:tcW w:w="1136" w:type="dxa"/>
            <w:vAlign w:val="center"/>
          </w:tcPr>
          <w:p w14:paraId="53C12189" w14:textId="77777777" w:rsidR="00042E6C" w:rsidRPr="0057581B" w:rsidRDefault="00042E6C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Owner</w:t>
            </w:r>
          </w:p>
        </w:tc>
        <w:tc>
          <w:tcPr>
            <w:tcW w:w="1134" w:type="dxa"/>
            <w:vAlign w:val="center"/>
          </w:tcPr>
          <w:p w14:paraId="333073BD" w14:textId="77777777" w:rsidR="00042E6C" w:rsidRPr="0057581B" w:rsidRDefault="00042E6C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Receiver</w:t>
            </w:r>
          </w:p>
        </w:tc>
        <w:tc>
          <w:tcPr>
            <w:tcW w:w="1411" w:type="dxa"/>
            <w:vAlign w:val="center"/>
          </w:tcPr>
          <w:p w14:paraId="64D4F3DF" w14:textId="77777777" w:rsidR="00042E6C" w:rsidRPr="0057581B" w:rsidRDefault="00042E6C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Remark</w:t>
            </w:r>
          </w:p>
        </w:tc>
      </w:tr>
      <w:tr w:rsidR="00042E6C" w:rsidRPr="0057581B" w14:paraId="1502CEF5" w14:textId="77777777" w:rsidTr="004604D9">
        <w:trPr>
          <w:trHeight w:val="357"/>
          <w:jc w:val="center"/>
        </w:trPr>
        <w:tc>
          <w:tcPr>
            <w:tcW w:w="3118" w:type="dxa"/>
            <w:vAlign w:val="center"/>
          </w:tcPr>
          <w:p w14:paraId="0CAD4DD5" w14:textId="77777777" w:rsidR="00042E6C" w:rsidRPr="006C7A5D" w:rsidRDefault="00562719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Drive door </w:t>
            </w:r>
            <w:r w:rsidRPr="00562719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In-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Release SW</w:t>
            </w:r>
          </w:p>
        </w:tc>
        <w:tc>
          <w:tcPr>
            <w:tcW w:w="1417" w:type="dxa"/>
            <w:vAlign w:val="center"/>
          </w:tcPr>
          <w:p w14:paraId="6F8F8E1D" w14:textId="77777777" w:rsidR="00042E6C" w:rsidRPr="0057581B" w:rsidRDefault="00042E6C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Digital</w:t>
            </w:r>
          </w:p>
        </w:tc>
        <w:tc>
          <w:tcPr>
            <w:tcW w:w="1701" w:type="dxa"/>
            <w:vAlign w:val="center"/>
          </w:tcPr>
          <w:p w14:paraId="714BCF0A" w14:textId="77777777" w:rsidR="00042E6C" w:rsidRPr="0057581B" w:rsidRDefault="00562719" w:rsidP="00042E6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 w:hint="eastAsia"/>
                <w:bCs/>
                <w:kern w:val="0"/>
                <w:szCs w:val="21"/>
              </w:rPr>
              <w:t>Low active</w:t>
            </w:r>
          </w:p>
        </w:tc>
        <w:tc>
          <w:tcPr>
            <w:tcW w:w="1136" w:type="dxa"/>
            <w:vAlign w:val="center"/>
          </w:tcPr>
          <w:p w14:paraId="0452B10A" w14:textId="77777777" w:rsidR="00042E6C" w:rsidRPr="0057581B" w:rsidRDefault="00042E6C" w:rsidP="005F24BE">
            <w:pPr>
              <w:autoSpaceDE w:val="0"/>
              <w:autoSpaceDN w:val="0"/>
              <w:adjustRightInd w:val="0"/>
              <w:ind w:leftChars="-109" w:left="-229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 xml:space="preserve">  SW</w:t>
            </w:r>
          </w:p>
        </w:tc>
        <w:tc>
          <w:tcPr>
            <w:tcW w:w="1134" w:type="dxa"/>
            <w:vAlign w:val="center"/>
          </w:tcPr>
          <w:p w14:paraId="735E9097" w14:textId="77777777" w:rsidR="00042E6C" w:rsidRPr="0057581B" w:rsidRDefault="00042E6C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 w:hint="eastAsia"/>
                <w:bCs/>
                <w:kern w:val="0"/>
                <w:szCs w:val="21"/>
              </w:rPr>
              <w:t>D</w:t>
            </w:r>
            <w:r w:rsidRPr="0057581B">
              <w:rPr>
                <w:rFonts w:ascii="Arial" w:hAnsi="Arial" w:cs="Arial"/>
                <w:bCs/>
                <w:kern w:val="0"/>
                <w:szCs w:val="21"/>
              </w:rPr>
              <w:t>CM</w:t>
            </w:r>
          </w:p>
        </w:tc>
        <w:tc>
          <w:tcPr>
            <w:tcW w:w="1411" w:type="dxa"/>
            <w:vAlign w:val="center"/>
          </w:tcPr>
          <w:p w14:paraId="0DDDE765" w14:textId="77777777" w:rsidR="00042E6C" w:rsidRPr="0057581B" w:rsidRDefault="00042E6C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042E6C" w:rsidRPr="0057581B" w14:paraId="46D0FEAD" w14:textId="77777777" w:rsidTr="004604D9">
        <w:trPr>
          <w:trHeight w:val="357"/>
          <w:jc w:val="center"/>
        </w:trPr>
        <w:tc>
          <w:tcPr>
            <w:tcW w:w="3118" w:type="dxa"/>
            <w:vAlign w:val="center"/>
          </w:tcPr>
          <w:p w14:paraId="27CA4880" w14:textId="77777777" w:rsidR="00042E6C" w:rsidRPr="006C7A5D" w:rsidRDefault="00562719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Psng door </w:t>
            </w:r>
            <w:r w:rsidRPr="00562719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In-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Release SW</w:t>
            </w:r>
          </w:p>
        </w:tc>
        <w:tc>
          <w:tcPr>
            <w:tcW w:w="1417" w:type="dxa"/>
            <w:vAlign w:val="center"/>
          </w:tcPr>
          <w:p w14:paraId="164C1285" w14:textId="77777777" w:rsidR="00042E6C" w:rsidRPr="0057581B" w:rsidRDefault="00042E6C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Digital</w:t>
            </w:r>
          </w:p>
        </w:tc>
        <w:tc>
          <w:tcPr>
            <w:tcW w:w="1701" w:type="dxa"/>
            <w:vAlign w:val="center"/>
          </w:tcPr>
          <w:p w14:paraId="7F6F3EBF" w14:textId="77777777" w:rsidR="00042E6C" w:rsidRPr="0057581B" w:rsidRDefault="00562719" w:rsidP="005F24BE">
            <w:pPr>
              <w:autoSpaceDE w:val="0"/>
              <w:autoSpaceDN w:val="0"/>
              <w:adjustRightInd w:val="0"/>
              <w:ind w:leftChars="-109" w:left="-229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 xml:space="preserve">  </w:t>
            </w:r>
            <w:r>
              <w:rPr>
                <w:rFonts w:ascii="Arial" w:hAnsi="Arial" w:cs="Arial" w:hint="eastAsia"/>
                <w:bCs/>
                <w:kern w:val="0"/>
                <w:szCs w:val="21"/>
              </w:rPr>
              <w:t>Low active</w:t>
            </w:r>
          </w:p>
        </w:tc>
        <w:tc>
          <w:tcPr>
            <w:tcW w:w="1136" w:type="dxa"/>
            <w:vAlign w:val="center"/>
          </w:tcPr>
          <w:p w14:paraId="69C71BB2" w14:textId="77777777" w:rsidR="00042E6C" w:rsidRPr="0057581B" w:rsidRDefault="00042E6C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SW</w:t>
            </w:r>
          </w:p>
        </w:tc>
        <w:tc>
          <w:tcPr>
            <w:tcW w:w="1134" w:type="dxa"/>
            <w:vAlign w:val="center"/>
          </w:tcPr>
          <w:p w14:paraId="167E74AD" w14:textId="77777777" w:rsidR="00042E6C" w:rsidRPr="0057581B" w:rsidRDefault="00042E6C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 w:hint="eastAsia"/>
                <w:bCs/>
                <w:kern w:val="0"/>
                <w:szCs w:val="21"/>
              </w:rPr>
              <w:t>D</w:t>
            </w:r>
            <w:r w:rsidRPr="0057581B">
              <w:rPr>
                <w:rFonts w:ascii="Arial" w:hAnsi="Arial" w:cs="Arial"/>
                <w:bCs/>
                <w:kern w:val="0"/>
                <w:szCs w:val="21"/>
              </w:rPr>
              <w:t>CM</w:t>
            </w:r>
          </w:p>
        </w:tc>
        <w:tc>
          <w:tcPr>
            <w:tcW w:w="1411" w:type="dxa"/>
            <w:vAlign w:val="center"/>
          </w:tcPr>
          <w:p w14:paraId="0C4ED1BD" w14:textId="77777777" w:rsidR="00042E6C" w:rsidRPr="0057581B" w:rsidRDefault="00042E6C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562719" w:rsidRPr="0057581B" w14:paraId="66505C53" w14:textId="77777777" w:rsidTr="004604D9">
        <w:trPr>
          <w:trHeight w:val="357"/>
          <w:jc w:val="center"/>
        </w:trPr>
        <w:tc>
          <w:tcPr>
            <w:tcW w:w="3118" w:type="dxa"/>
            <w:vAlign w:val="center"/>
          </w:tcPr>
          <w:p w14:paraId="5AC70378" w14:textId="77777777" w:rsidR="00562719" w:rsidRDefault="00562719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lastRenderedPageBreak/>
              <w:t xml:space="preserve">RL door </w:t>
            </w:r>
            <w:r w:rsidRPr="00562719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In-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Release SW</w:t>
            </w:r>
          </w:p>
        </w:tc>
        <w:tc>
          <w:tcPr>
            <w:tcW w:w="1417" w:type="dxa"/>
            <w:vAlign w:val="center"/>
          </w:tcPr>
          <w:p w14:paraId="1FDCFD85" w14:textId="77777777" w:rsidR="00562719" w:rsidRPr="0057581B" w:rsidRDefault="00562719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Digital</w:t>
            </w:r>
          </w:p>
        </w:tc>
        <w:tc>
          <w:tcPr>
            <w:tcW w:w="1701" w:type="dxa"/>
            <w:vAlign w:val="center"/>
          </w:tcPr>
          <w:p w14:paraId="7BF69282" w14:textId="77777777" w:rsidR="00562719" w:rsidRDefault="00562719" w:rsidP="005F24BE">
            <w:pPr>
              <w:autoSpaceDE w:val="0"/>
              <w:autoSpaceDN w:val="0"/>
              <w:adjustRightInd w:val="0"/>
              <w:ind w:leftChars="-109" w:left="-229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 xml:space="preserve">  </w:t>
            </w:r>
            <w:r>
              <w:rPr>
                <w:rFonts w:ascii="Arial" w:hAnsi="Arial" w:cs="Arial" w:hint="eastAsia"/>
                <w:bCs/>
                <w:kern w:val="0"/>
                <w:szCs w:val="21"/>
              </w:rPr>
              <w:t>Low active</w:t>
            </w:r>
          </w:p>
        </w:tc>
        <w:tc>
          <w:tcPr>
            <w:tcW w:w="1136" w:type="dxa"/>
            <w:vAlign w:val="center"/>
          </w:tcPr>
          <w:p w14:paraId="3D5F7219" w14:textId="77777777" w:rsidR="00562719" w:rsidRPr="0057581B" w:rsidRDefault="00562719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SW</w:t>
            </w:r>
          </w:p>
        </w:tc>
        <w:tc>
          <w:tcPr>
            <w:tcW w:w="1134" w:type="dxa"/>
            <w:vAlign w:val="center"/>
          </w:tcPr>
          <w:p w14:paraId="11A90014" w14:textId="77777777" w:rsidR="00562719" w:rsidRDefault="00562719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 w:hint="eastAsia"/>
                <w:bCs/>
                <w:kern w:val="0"/>
                <w:szCs w:val="21"/>
              </w:rPr>
              <w:t>D</w:t>
            </w:r>
            <w:r w:rsidRPr="0057581B">
              <w:rPr>
                <w:rFonts w:ascii="Arial" w:hAnsi="Arial" w:cs="Arial"/>
                <w:bCs/>
                <w:kern w:val="0"/>
                <w:szCs w:val="21"/>
              </w:rPr>
              <w:t>CM</w:t>
            </w:r>
          </w:p>
        </w:tc>
        <w:tc>
          <w:tcPr>
            <w:tcW w:w="1411" w:type="dxa"/>
            <w:vAlign w:val="center"/>
          </w:tcPr>
          <w:p w14:paraId="1B74AE53" w14:textId="77777777" w:rsidR="00562719" w:rsidRPr="0057581B" w:rsidRDefault="00562719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562719" w:rsidRPr="0057581B" w14:paraId="70558447" w14:textId="77777777" w:rsidTr="004604D9">
        <w:trPr>
          <w:trHeight w:val="357"/>
          <w:jc w:val="center"/>
        </w:trPr>
        <w:tc>
          <w:tcPr>
            <w:tcW w:w="3118" w:type="dxa"/>
            <w:vAlign w:val="center"/>
          </w:tcPr>
          <w:p w14:paraId="33F2C281" w14:textId="77777777" w:rsidR="00562719" w:rsidRDefault="00562719" w:rsidP="00940F05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RR door </w:t>
            </w:r>
            <w:r w:rsidRPr="00562719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In-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Release SW</w:t>
            </w:r>
          </w:p>
        </w:tc>
        <w:tc>
          <w:tcPr>
            <w:tcW w:w="1417" w:type="dxa"/>
            <w:vAlign w:val="center"/>
          </w:tcPr>
          <w:p w14:paraId="031CAD5A" w14:textId="77777777" w:rsidR="00562719" w:rsidRPr="0057581B" w:rsidRDefault="00562719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Digital</w:t>
            </w:r>
          </w:p>
        </w:tc>
        <w:tc>
          <w:tcPr>
            <w:tcW w:w="1701" w:type="dxa"/>
            <w:vAlign w:val="center"/>
          </w:tcPr>
          <w:p w14:paraId="7E330B0A" w14:textId="77777777" w:rsidR="00562719" w:rsidRDefault="00562719" w:rsidP="005F24BE">
            <w:pPr>
              <w:autoSpaceDE w:val="0"/>
              <w:autoSpaceDN w:val="0"/>
              <w:adjustRightInd w:val="0"/>
              <w:ind w:leftChars="-109" w:left="-229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 xml:space="preserve">  </w:t>
            </w:r>
            <w:r>
              <w:rPr>
                <w:rFonts w:ascii="Arial" w:hAnsi="Arial" w:cs="Arial" w:hint="eastAsia"/>
                <w:bCs/>
                <w:kern w:val="0"/>
                <w:szCs w:val="21"/>
              </w:rPr>
              <w:t>Low active</w:t>
            </w:r>
          </w:p>
        </w:tc>
        <w:tc>
          <w:tcPr>
            <w:tcW w:w="1136" w:type="dxa"/>
            <w:vAlign w:val="center"/>
          </w:tcPr>
          <w:p w14:paraId="073B8B6E" w14:textId="77777777" w:rsidR="00562719" w:rsidRPr="0057581B" w:rsidRDefault="00562719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SW</w:t>
            </w:r>
          </w:p>
        </w:tc>
        <w:tc>
          <w:tcPr>
            <w:tcW w:w="1134" w:type="dxa"/>
            <w:vAlign w:val="center"/>
          </w:tcPr>
          <w:p w14:paraId="1260AAB2" w14:textId="77777777" w:rsidR="00562719" w:rsidRDefault="00562719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 w:hint="eastAsia"/>
                <w:bCs/>
                <w:kern w:val="0"/>
                <w:szCs w:val="21"/>
              </w:rPr>
              <w:t>D</w:t>
            </w:r>
            <w:r w:rsidRPr="0057581B">
              <w:rPr>
                <w:rFonts w:ascii="Arial" w:hAnsi="Arial" w:cs="Arial"/>
                <w:bCs/>
                <w:kern w:val="0"/>
                <w:szCs w:val="21"/>
              </w:rPr>
              <w:t>CM</w:t>
            </w:r>
          </w:p>
        </w:tc>
        <w:tc>
          <w:tcPr>
            <w:tcW w:w="1411" w:type="dxa"/>
            <w:vAlign w:val="center"/>
          </w:tcPr>
          <w:p w14:paraId="218116D4" w14:textId="77777777" w:rsidR="00562719" w:rsidRPr="0057581B" w:rsidRDefault="00562719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4604D9" w:rsidRPr="0057581B" w14:paraId="61949767" w14:textId="77777777" w:rsidTr="004604D9">
        <w:trPr>
          <w:trHeight w:val="357"/>
          <w:jc w:val="center"/>
        </w:trPr>
        <w:tc>
          <w:tcPr>
            <w:tcW w:w="3118" w:type="dxa"/>
            <w:vAlign w:val="center"/>
          </w:tcPr>
          <w:p w14:paraId="1BC079A7" w14:textId="77777777" w:rsidR="004604D9" w:rsidRPr="00562719" w:rsidRDefault="004604D9" w:rsidP="00940F05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Cs w:val="21"/>
              </w:rPr>
              <w:t xml:space="preserve">Driver Handle </w:t>
            </w:r>
            <w:r w:rsidRPr="00562719">
              <w:rPr>
                <w:rFonts w:ascii="Arial" w:hAnsi="Arial" w:cs="Arial"/>
                <w:color w:val="000000"/>
                <w:kern w:val="0"/>
                <w:szCs w:val="21"/>
              </w:rPr>
              <w:t>Out</w:t>
            </w:r>
            <w:r w:rsidRPr="00562719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Release</w:t>
            </w:r>
            <w:r>
              <w:rPr>
                <w:rFonts w:ascii="Arial" w:hAnsi="Arial" w:cs="Arial"/>
                <w:color w:val="000000"/>
                <w:kern w:val="0"/>
                <w:szCs w:val="21"/>
              </w:rPr>
              <w:t xml:space="preserve"> SW</w:t>
            </w:r>
          </w:p>
        </w:tc>
        <w:tc>
          <w:tcPr>
            <w:tcW w:w="1417" w:type="dxa"/>
            <w:vAlign w:val="center"/>
          </w:tcPr>
          <w:p w14:paraId="4207B7D6" w14:textId="77777777" w:rsidR="004604D9" w:rsidRPr="0057581B" w:rsidRDefault="004604D9" w:rsidP="004604D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Digital</w:t>
            </w:r>
          </w:p>
        </w:tc>
        <w:tc>
          <w:tcPr>
            <w:tcW w:w="1701" w:type="dxa"/>
            <w:vAlign w:val="center"/>
          </w:tcPr>
          <w:p w14:paraId="3D24611D" w14:textId="77777777" w:rsidR="004604D9" w:rsidRDefault="004604D9" w:rsidP="004604D9">
            <w:pPr>
              <w:autoSpaceDE w:val="0"/>
              <w:autoSpaceDN w:val="0"/>
              <w:adjustRightInd w:val="0"/>
              <w:ind w:leftChars="-109" w:left="-229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 xml:space="preserve">  </w:t>
            </w:r>
            <w:r>
              <w:rPr>
                <w:rFonts w:ascii="Arial" w:hAnsi="Arial" w:cs="Arial" w:hint="eastAsia"/>
                <w:bCs/>
                <w:kern w:val="0"/>
                <w:szCs w:val="21"/>
              </w:rPr>
              <w:t>Low active</w:t>
            </w:r>
          </w:p>
        </w:tc>
        <w:tc>
          <w:tcPr>
            <w:tcW w:w="1136" w:type="dxa"/>
            <w:vAlign w:val="center"/>
          </w:tcPr>
          <w:p w14:paraId="37AE5D3E" w14:textId="77777777" w:rsidR="004604D9" w:rsidRPr="0057581B" w:rsidRDefault="004604D9" w:rsidP="004604D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SW</w:t>
            </w:r>
          </w:p>
        </w:tc>
        <w:tc>
          <w:tcPr>
            <w:tcW w:w="1134" w:type="dxa"/>
            <w:vAlign w:val="center"/>
          </w:tcPr>
          <w:p w14:paraId="373BE6D8" w14:textId="77777777" w:rsidR="004604D9" w:rsidRDefault="004604D9" w:rsidP="004604D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 w:hint="eastAsia"/>
                <w:bCs/>
                <w:kern w:val="0"/>
                <w:szCs w:val="21"/>
              </w:rPr>
              <w:t>D</w:t>
            </w:r>
            <w:r w:rsidRPr="0057581B">
              <w:rPr>
                <w:rFonts w:ascii="Arial" w:hAnsi="Arial" w:cs="Arial"/>
                <w:bCs/>
                <w:kern w:val="0"/>
                <w:szCs w:val="21"/>
              </w:rPr>
              <w:t>CM</w:t>
            </w:r>
          </w:p>
        </w:tc>
        <w:tc>
          <w:tcPr>
            <w:tcW w:w="1411" w:type="dxa"/>
            <w:vAlign w:val="center"/>
          </w:tcPr>
          <w:p w14:paraId="1013C5B6" w14:textId="77777777" w:rsidR="004604D9" w:rsidRPr="0057581B" w:rsidRDefault="004604D9" w:rsidP="004604D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4604D9" w:rsidRPr="0057581B" w14:paraId="795CF5B9" w14:textId="77777777" w:rsidTr="004604D9">
        <w:trPr>
          <w:trHeight w:val="357"/>
          <w:jc w:val="center"/>
        </w:trPr>
        <w:tc>
          <w:tcPr>
            <w:tcW w:w="3118" w:type="dxa"/>
            <w:vAlign w:val="center"/>
          </w:tcPr>
          <w:p w14:paraId="1C8144C7" w14:textId="77777777" w:rsidR="004604D9" w:rsidRDefault="004604D9" w:rsidP="00940F05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Cs w:val="21"/>
              </w:rPr>
              <w:t xml:space="preserve">Psng Handle </w:t>
            </w:r>
            <w:r w:rsidRPr="00562719">
              <w:rPr>
                <w:rFonts w:ascii="Arial" w:hAnsi="Arial" w:cs="Arial"/>
                <w:color w:val="000000"/>
                <w:kern w:val="0"/>
                <w:szCs w:val="21"/>
              </w:rPr>
              <w:t>Out</w:t>
            </w:r>
            <w:r w:rsidRPr="00562719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Release</w:t>
            </w:r>
            <w:r>
              <w:rPr>
                <w:rFonts w:ascii="Arial" w:hAnsi="Arial" w:cs="Arial"/>
                <w:color w:val="000000"/>
                <w:kern w:val="0"/>
                <w:szCs w:val="21"/>
              </w:rPr>
              <w:t xml:space="preserve"> SW</w:t>
            </w:r>
          </w:p>
        </w:tc>
        <w:tc>
          <w:tcPr>
            <w:tcW w:w="1417" w:type="dxa"/>
            <w:vAlign w:val="center"/>
          </w:tcPr>
          <w:p w14:paraId="26385186" w14:textId="77777777" w:rsidR="004604D9" w:rsidRPr="0057581B" w:rsidRDefault="004604D9" w:rsidP="004604D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Digital</w:t>
            </w:r>
          </w:p>
        </w:tc>
        <w:tc>
          <w:tcPr>
            <w:tcW w:w="1701" w:type="dxa"/>
            <w:vAlign w:val="center"/>
          </w:tcPr>
          <w:p w14:paraId="599C433E" w14:textId="77777777" w:rsidR="004604D9" w:rsidRDefault="004604D9" w:rsidP="004604D9">
            <w:pPr>
              <w:autoSpaceDE w:val="0"/>
              <w:autoSpaceDN w:val="0"/>
              <w:adjustRightInd w:val="0"/>
              <w:ind w:leftChars="-109" w:left="-229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 xml:space="preserve">  </w:t>
            </w:r>
            <w:r>
              <w:rPr>
                <w:rFonts w:ascii="Arial" w:hAnsi="Arial" w:cs="Arial" w:hint="eastAsia"/>
                <w:bCs/>
                <w:kern w:val="0"/>
                <w:szCs w:val="21"/>
              </w:rPr>
              <w:t>Low active</w:t>
            </w:r>
          </w:p>
        </w:tc>
        <w:tc>
          <w:tcPr>
            <w:tcW w:w="1136" w:type="dxa"/>
            <w:vAlign w:val="center"/>
          </w:tcPr>
          <w:p w14:paraId="5ACC78E3" w14:textId="77777777" w:rsidR="004604D9" w:rsidRPr="0057581B" w:rsidRDefault="004604D9" w:rsidP="004604D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SW</w:t>
            </w:r>
          </w:p>
        </w:tc>
        <w:tc>
          <w:tcPr>
            <w:tcW w:w="1134" w:type="dxa"/>
            <w:vAlign w:val="center"/>
          </w:tcPr>
          <w:p w14:paraId="714694B9" w14:textId="77777777" w:rsidR="004604D9" w:rsidRDefault="004604D9" w:rsidP="004604D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 w:hint="eastAsia"/>
                <w:bCs/>
                <w:kern w:val="0"/>
                <w:szCs w:val="21"/>
              </w:rPr>
              <w:t>D</w:t>
            </w:r>
            <w:r w:rsidRPr="0057581B">
              <w:rPr>
                <w:rFonts w:ascii="Arial" w:hAnsi="Arial" w:cs="Arial"/>
                <w:bCs/>
                <w:kern w:val="0"/>
                <w:szCs w:val="21"/>
              </w:rPr>
              <w:t>CM</w:t>
            </w:r>
          </w:p>
        </w:tc>
        <w:tc>
          <w:tcPr>
            <w:tcW w:w="1411" w:type="dxa"/>
            <w:vAlign w:val="center"/>
          </w:tcPr>
          <w:p w14:paraId="3BC46B81" w14:textId="77777777" w:rsidR="004604D9" w:rsidRPr="0057581B" w:rsidRDefault="004604D9" w:rsidP="004604D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4604D9" w:rsidRPr="0057581B" w14:paraId="77A20EF5" w14:textId="77777777" w:rsidTr="004604D9">
        <w:trPr>
          <w:trHeight w:val="357"/>
          <w:jc w:val="center"/>
        </w:trPr>
        <w:tc>
          <w:tcPr>
            <w:tcW w:w="3118" w:type="dxa"/>
            <w:vAlign w:val="center"/>
          </w:tcPr>
          <w:p w14:paraId="7E4BAD71" w14:textId="77777777" w:rsidR="004604D9" w:rsidRDefault="004604D9" w:rsidP="00940F05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kern w:val="0"/>
                <w:szCs w:val="21"/>
              </w:rPr>
            </w:pPr>
            <w:r w:rsidRPr="00562719">
              <w:rPr>
                <w:rFonts w:ascii="Arial" w:hAnsi="Arial" w:cs="Arial"/>
                <w:color w:val="000000"/>
                <w:kern w:val="0"/>
                <w:szCs w:val="21"/>
              </w:rPr>
              <w:t>R</w:t>
            </w:r>
            <w:r>
              <w:rPr>
                <w:rFonts w:ascii="Arial" w:hAnsi="Arial" w:cs="Arial"/>
                <w:color w:val="000000"/>
                <w:kern w:val="0"/>
                <w:szCs w:val="21"/>
              </w:rPr>
              <w:t>L Handle</w:t>
            </w:r>
            <w:r w:rsidRPr="00562719">
              <w:rPr>
                <w:rFonts w:ascii="Arial" w:hAnsi="Arial" w:cs="Arial"/>
                <w:color w:val="000000"/>
                <w:kern w:val="0"/>
                <w:szCs w:val="21"/>
              </w:rPr>
              <w:t xml:space="preserve"> Out</w:t>
            </w:r>
            <w:r w:rsidRPr="00562719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Release</w:t>
            </w:r>
            <w:r>
              <w:rPr>
                <w:rFonts w:ascii="Arial" w:hAnsi="Arial" w:cs="Arial"/>
                <w:color w:val="000000"/>
                <w:kern w:val="0"/>
                <w:szCs w:val="21"/>
              </w:rPr>
              <w:t xml:space="preserve"> SW</w:t>
            </w:r>
          </w:p>
        </w:tc>
        <w:tc>
          <w:tcPr>
            <w:tcW w:w="1417" w:type="dxa"/>
            <w:vAlign w:val="center"/>
          </w:tcPr>
          <w:p w14:paraId="3849D657" w14:textId="77777777" w:rsidR="004604D9" w:rsidRPr="0057581B" w:rsidRDefault="004604D9" w:rsidP="004604D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Digital</w:t>
            </w:r>
          </w:p>
        </w:tc>
        <w:tc>
          <w:tcPr>
            <w:tcW w:w="1701" w:type="dxa"/>
            <w:vAlign w:val="center"/>
          </w:tcPr>
          <w:p w14:paraId="03B09F0D" w14:textId="77777777" w:rsidR="004604D9" w:rsidRDefault="004604D9" w:rsidP="004604D9">
            <w:pPr>
              <w:autoSpaceDE w:val="0"/>
              <w:autoSpaceDN w:val="0"/>
              <w:adjustRightInd w:val="0"/>
              <w:ind w:leftChars="-109" w:left="-229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 xml:space="preserve">  </w:t>
            </w:r>
            <w:r>
              <w:rPr>
                <w:rFonts w:ascii="Arial" w:hAnsi="Arial" w:cs="Arial" w:hint="eastAsia"/>
                <w:bCs/>
                <w:kern w:val="0"/>
                <w:szCs w:val="21"/>
              </w:rPr>
              <w:t>Low active</w:t>
            </w:r>
          </w:p>
        </w:tc>
        <w:tc>
          <w:tcPr>
            <w:tcW w:w="1136" w:type="dxa"/>
            <w:vAlign w:val="center"/>
          </w:tcPr>
          <w:p w14:paraId="29D2683A" w14:textId="77777777" w:rsidR="004604D9" w:rsidRPr="0057581B" w:rsidRDefault="004604D9" w:rsidP="004604D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SW</w:t>
            </w:r>
          </w:p>
        </w:tc>
        <w:tc>
          <w:tcPr>
            <w:tcW w:w="1134" w:type="dxa"/>
            <w:vAlign w:val="center"/>
          </w:tcPr>
          <w:p w14:paraId="07F53CE2" w14:textId="77777777" w:rsidR="004604D9" w:rsidRDefault="004604D9" w:rsidP="004604D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 w:hint="eastAsia"/>
                <w:bCs/>
                <w:kern w:val="0"/>
                <w:szCs w:val="21"/>
              </w:rPr>
              <w:t>D</w:t>
            </w:r>
            <w:r w:rsidRPr="0057581B">
              <w:rPr>
                <w:rFonts w:ascii="Arial" w:hAnsi="Arial" w:cs="Arial"/>
                <w:bCs/>
                <w:kern w:val="0"/>
                <w:szCs w:val="21"/>
              </w:rPr>
              <w:t>CM</w:t>
            </w:r>
          </w:p>
        </w:tc>
        <w:tc>
          <w:tcPr>
            <w:tcW w:w="1411" w:type="dxa"/>
            <w:vAlign w:val="center"/>
          </w:tcPr>
          <w:p w14:paraId="662D6C56" w14:textId="77777777" w:rsidR="004604D9" w:rsidRPr="0057581B" w:rsidRDefault="004604D9" w:rsidP="004604D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4604D9" w:rsidRPr="0057581B" w14:paraId="3C44DA7D" w14:textId="77777777" w:rsidTr="004604D9">
        <w:trPr>
          <w:trHeight w:val="357"/>
          <w:jc w:val="center"/>
        </w:trPr>
        <w:tc>
          <w:tcPr>
            <w:tcW w:w="3118" w:type="dxa"/>
            <w:vAlign w:val="center"/>
          </w:tcPr>
          <w:p w14:paraId="1F24C68A" w14:textId="77777777" w:rsidR="004604D9" w:rsidRDefault="004604D9" w:rsidP="00940F05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kern w:val="0"/>
                <w:szCs w:val="21"/>
              </w:rPr>
            </w:pPr>
            <w:r w:rsidRPr="00562719">
              <w:rPr>
                <w:rFonts w:ascii="Arial" w:hAnsi="Arial" w:cs="Arial"/>
                <w:color w:val="000000"/>
                <w:kern w:val="0"/>
                <w:szCs w:val="21"/>
              </w:rPr>
              <w:t>R</w:t>
            </w:r>
            <w:r>
              <w:rPr>
                <w:rFonts w:ascii="Arial" w:hAnsi="Arial" w:cs="Arial"/>
                <w:color w:val="000000"/>
                <w:kern w:val="0"/>
                <w:szCs w:val="21"/>
              </w:rPr>
              <w:t xml:space="preserve">R Handle </w:t>
            </w:r>
            <w:r w:rsidRPr="00562719">
              <w:rPr>
                <w:rFonts w:ascii="Arial" w:hAnsi="Arial" w:cs="Arial"/>
                <w:color w:val="000000"/>
                <w:kern w:val="0"/>
                <w:szCs w:val="21"/>
              </w:rPr>
              <w:t>Out</w:t>
            </w:r>
            <w:r w:rsidRPr="00562719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Release</w:t>
            </w:r>
            <w:r>
              <w:rPr>
                <w:rFonts w:ascii="Arial" w:hAnsi="Arial" w:cs="Arial"/>
                <w:color w:val="000000"/>
                <w:kern w:val="0"/>
                <w:szCs w:val="21"/>
              </w:rPr>
              <w:t xml:space="preserve"> SW</w:t>
            </w:r>
          </w:p>
        </w:tc>
        <w:tc>
          <w:tcPr>
            <w:tcW w:w="1417" w:type="dxa"/>
            <w:vAlign w:val="center"/>
          </w:tcPr>
          <w:p w14:paraId="60E16795" w14:textId="77777777" w:rsidR="004604D9" w:rsidRPr="0057581B" w:rsidRDefault="004604D9" w:rsidP="004604D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Digital</w:t>
            </w:r>
          </w:p>
        </w:tc>
        <w:tc>
          <w:tcPr>
            <w:tcW w:w="1701" w:type="dxa"/>
            <w:vAlign w:val="center"/>
          </w:tcPr>
          <w:p w14:paraId="424FBBF6" w14:textId="77777777" w:rsidR="004604D9" w:rsidRDefault="004604D9" w:rsidP="004604D9">
            <w:pPr>
              <w:autoSpaceDE w:val="0"/>
              <w:autoSpaceDN w:val="0"/>
              <w:adjustRightInd w:val="0"/>
              <w:ind w:leftChars="-109" w:left="-229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 xml:space="preserve">  </w:t>
            </w:r>
            <w:r>
              <w:rPr>
                <w:rFonts w:ascii="Arial" w:hAnsi="Arial" w:cs="Arial" w:hint="eastAsia"/>
                <w:bCs/>
                <w:kern w:val="0"/>
                <w:szCs w:val="21"/>
              </w:rPr>
              <w:t>Low active</w:t>
            </w:r>
          </w:p>
        </w:tc>
        <w:tc>
          <w:tcPr>
            <w:tcW w:w="1136" w:type="dxa"/>
            <w:vAlign w:val="center"/>
          </w:tcPr>
          <w:p w14:paraId="07EA9760" w14:textId="77777777" w:rsidR="004604D9" w:rsidRPr="0057581B" w:rsidRDefault="004604D9" w:rsidP="004604D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SW</w:t>
            </w:r>
          </w:p>
        </w:tc>
        <w:tc>
          <w:tcPr>
            <w:tcW w:w="1134" w:type="dxa"/>
            <w:vAlign w:val="center"/>
          </w:tcPr>
          <w:p w14:paraId="4DBDEA88" w14:textId="77777777" w:rsidR="004604D9" w:rsidRDefault="004604D9" w:rsidP="004604D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 w:hint="eastAsia"/>
                <w:bCs/>
                <w:kern w:val="0"/>
                <w:szCs w:val="21"/>
              </w:rPr>
              <w:t>D</w:t>
            </w:r>
            <w:r w:rsidRPr="0057581B">
              <w:rPr>
                <w:rFonts w:ascii="Arial" w:hAnsi="Arial" w:cs="Arial"/>
                <w:bCs/>
                <w:kern w:val="0"/>
                <w:szCs w:val="21"/>
              </w:rPr>
              <w:t>CM</w:t>
            </w:r>
          </w:p>
        </w:tc>
        <w:tc>
          <w:tcPr>
            <w:tcW w:w="1411" w:type="dxa"/>
            <w:vAlign w:val="center"/>
          </w:tcPr>
          <w:p w14:paraId="09DB4724" w14:textId="77777777" w:rsidR="004604D9" w:rsidRPr="0057581B" w:rsidRDefault="004604D9" w:rsidP="004604D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A840A3" w:rsidRPr="0057581B" w14:paraId="09FC8854" w14:textId="77777777" w:rsidTr="004604D9">
        <w:trPr>
          <w:trHeight w:val="357"/>
          <w:jc w:val="center"/>
        </w:trPr>
        <w:tc>
          <w:tcPr>
            <w:tcW w:w="3118" w:type="dxa"/>
            <w:vAlign w:val="center"/>
          </w:tcPr>
          <w:p w14:paraId="387EBFE8" w14:textId="77777777" w:rsidR="00A840A3" w:rsidRDefault="00A840A3" w:rsidP="00940F05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Cs w:val="21"/>
              </w:rPr>
              <w:t>Driver Door Open SW</w:t>
            </w:r>
          </w:p>
        </w:tc>
        <w:tc>
          <w:tcPr>
            <w:tcW w:w="1417" w:type="dxa"/>
            <w:vAlign w:val="center"/>
          </w:tcPr>
          <w:p w14:paraId="71950098" w14:textId="77777777" w:rsidR="00A840A3" w:rsidRPr="0057581B" w:rsidRDefault="00A840A3" w:rsidP="00A840A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Digital</w:t>
            </w:r>
          </w:p>
        </w:tc>
        <w:tc>
          <w:tcPr>
            <w:tcW w:w="1701" w:type="dxa"/>
            <w:vAlign w:val="center"/>
          </w:tcPr>
          <w:p w14:paraId="7C44B4D6" w14:textId="77777777" w:rsidR="00A840A3" w:rsidRDefault="00A840A3" w:rsidP="00A840A3">
            <w:pPr>
              <w:autoSpaceDE w:val="0"/>
              <w:autoSpaceDN w:val="0"/>
              <w:adjustRightInd w:val="0"/>
              <w:ind w:leftChars="-109" w:left="-229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 xml:space="preserve">  </w:t>
            </w:r>
            <w:r>
              <w:rPr>
                <w:rFonts w:ascii="Arial" w:hAnsi="Arial" w:cs="Arial" w:hint="eastAsia"/>
                <w:bCs/>
                <w:kern w:val="0"/>
                <w:szCs w:val="21"/>
              </w:rPr>
              <w:t>Low active</w:t>
            </w:r>
          </w:p>
        </w:tc>
        <w:tc>
          <w:tcPr>
            <w:tcW w:w="1136" w:type="dxa"/>
            <w:vAlign w:val="center"/>
          </w:tcPr>
          <w:p w14:paraId="72DA6C0D" w14:textId="77777777" w:rsidR="00A840A3" w:rsidRPr="0057581B" w:rsidRDefault="00A840A3" w:rsidP="00A840A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SW</w:t>
            </w:r>
          </w:p>
        </w:tc>
        <w:tc>
          <w:tcPr>
            <w:tcW w:w="1134" w:type="dxa"/>
            <w:vAlign w:val="center"/>
          </w:tcPr>
          <w:p w14:paraId="407027BB" w14:textId="77777777" w:rsidR="00A840A3" w:rsidRDefault="00A840A3" w:rsidP="00A840A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 w:hint="eastAsia"/>
                <w:bCs/>
                <w:kern w:val="0"/>
                <w:szCs w:val="21"/>
              </w:rPr>
              <w:t>D</w:t>
            </w:r>
            <w:r w:rsidRPr="0057581B">
              <w:rPr>
                <w:rFonts w:ascii="Arial" w:hAnsi="Arial" w:cs="Arial"/>
                <w:bCs/>
                <w:kern w:val="0"/>
                <w:szCs w:val="21"/>
              </w:rPr>
              <w:t>CM</w:t>
            </w:r>
          </w:p>
        </w:tc>
        <w:tc>
          <w:tcPr>
            <w:tcW w:w="1411" w:type="dxa"/>
            <w:vAlign w:val="center"/>
          </w:tcPr>
          <w:p w14:paraId="29B11843" w14:textId="77777777" w:rsidR="00A840A3" w:rsidRPr="0057581B" w:rsidRDefault="00A840A3" w:rsidP="00A840A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A840A3" w:rsidRPr="0057581B" w14:paraId="64F33E80" w14:textId="77777777" w:rsidTr="004604D9">
        <w:trPr>
          <w:trHeight w:val="357"/>
          <w:jc w:val="center"/>
        </w:trPr>
        <w:tc>
          <w:tcPr>
            <w:tcW w:w="3118" w:type="dxa"/>
            <w:vAlign w:val="center"/>
          </w:tcPr>
          <w:p w14:paraId="3806A4A8" w14:textId="77777777" w:rsidR="00A840A3" w:rsidRDefault="00A840A3" w:rsidP="00940F05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Cs w:val="21"/>
                <w:lang w:val="zh-CN"/>
              </w:rPr>
              <w:t>Psng</w:t>
            </w:r>
            <w:r>
              <w:rPr>
                <w:rFonts w:ascii="Arial" w:hAnsi="Arial" w:cs="Arial"/>
                <w:color w:val="000000"/>
                <w:kern w:val="0"/>
                <w:szCs w:val="21"/>
              </w:rPr>
              <w:t xml:space="preserve"> door Open SW</w:t>
            </w:r>
          </w:p>
        </w:tc>
        <w:tc>
          <w:tcPr>
            <w:tcW w:w="1417" w:type="dxa"/>
            <w:vAlign w:val="center"/>
          </w:tcPr>
          <w:p w14:paraId="71E785F6" w14:textId="77777777" w:rsidR="00A840A3" w:rsidRPr="0057581B" w:rsidRDefault="00A840A3" w:rsidP="00A840A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Digital</w:t>
            </w:r>
          </w:p>
        </w:tc>
        <w:tc>
          <w:tcPr>
            <w:tcW w:w="1701" w:type="dxa"/>
            <w:vAlign w:val="center"/>
          </w:tcPr>
          <w:p w14:paraId="5A0B32C4" w14:textId="77777777" w:rsidR="00A840A3" w:rsidRDefault="00A840A3" w:rsidP="00A840A3">
            <w:pPr>
              <w:autoSpaceDE w:val="0"/>
              <w:autoSpaceDN w:val="0"/>
              <w:adjustRightInd w:val="0"/>
              <w:ind w:leftChars="-109" w:left="-229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 xml:space="preserve">  </w:t>
            </w:r>
            <w:r>
              <w:rPr>
                <w:rFonts w:ascii="Arial" w:hAnsi="Arial" w:cs="Arial" w:hint="eastAsia"/>
                <w:bCs/>
                <w:kern w:val="0"/>
                <w:szCs w:val="21"/>
              </w:rPr>
              <w:t>Low active</w:t>
            </w:r>
          </w:p>
        </w:tc>
        <w:tc>
          <w:tcPr>
            <w:tcW w:w="1136" w:type="dxa"/>
            <w:vAlign w:val="center"/>
          </w:tcPr>
          <w:p w14:paraId="7AA7618A" w14:textId="77777777" w:rsidR="00A840A3" w:rsidRPr="0057581B" w:rsidRDefault="00A840A3" w:rsidP="00A840A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SW</w:t>
            </w:r>
          </w:p>
        </w:tc>
        <w:tc>
          <w:tcPr>
            <w:tcW w:w="1134" w:type="dxa"/>
            <w:vAlign w:val="center"/>
          </w:tcPr>
          <w:p w14:paraId="0255F142" w14:textId="77777777" w:rsidR="00A840A3" w:rsidRDefault="00A840A3" w:rsidP="00A840A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 w:hint="eastAsia"/>
                <w:bCs/>
                <w:kern w:val="0"/>
                <w:szCs w:val="21"/>
              </w:rPr>
              <w:t>D</w:t>
            </w:r>
            <w:r w:rsidRPr="0057581B">
              <w:rPr>
                <w:rFonts w:ascii="Arial" w:hAnsi="Arial" w:cs="Arial"/>
                <w:bCs/>
                <w:kern w:val="0"/>
                <w:szCs w:val="21"/>
              </w:rPr>
              <w:t>CM</w:t>
            </w:r>
          </w:p>
        </w:tc>
        <w:tc>
          <w:tcPr>
            <w:tcW w:w="1411" w:type="dxa"/>
            <w:vAlign w:val="center"/>
          </w:tcPr>
          <w:p w14:paraId="361529D9" w14:textId="77777777" w:rsidR="00A840A3" w:rsidRPr="0057581B" w:rsidRDefault="00A840A3" w:rsidP="00A840A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A840A3" w:rsidRPr="0057581B" w14:paraId="746FB93D" w14:textId="77777777" w:rsidTr="004604D9">
        <w:trPr>
          <w:trHeight w:val="357"/>
          <w:jc w:val="center"/>
        </w:trPr>
        <w:tc>
          <w:tcPr>
            <w:tcW w:w="3118" w:type="dxa"/>
            <w:vAlign w:val="center"/>
          </w:tcPr>
          <w:p w14:paraId="62B1AF15" w14:textId="77777777" w:rsidR="00A840A3" w:rsidRDefault="00A840A3" w:rsidP="00940F05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Cs w:val="21"/>
                <w:lang w:val="zh-CN"/>
              </w:rPr>
              <w:t>R</w:t>
            </w:r>
            <w:r>
              <w:rPr>
                <w:rFonts w:ascii="Arial" w:hAnsi="Arial" w:cs="Arial"/>
                <w:color w:val="000000"/>
                <w:kern w:val="0"/>
                <w:szCs w:val="21"/>
              </w:rPr>
              <w:t>L door Open SW</w:t>
            </w:r>
          </w:p>
        </w:tc>
        <w:tc>
          <w:tcPr>
            <w:tcW w:w="1417" w:type="dxa"/>
            <w:vAlign w:val="center"/>
          </w:tcPr>
          <w:p w14:paraId="559698C3" w14:textId="77777777" w:rsidR="00A840A3" w:rsidRPr="0057581B" w:rsidRDefault="00A840A3" w:rsidP="00A840A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Digital</w:t>
            </w:r>
          </w:p>
        </w:tc>
        <w:tc>
          <w:tcPr>
            <w:tcW w:w="1701" w:type="dxa"/>
            <w:vAlign w:val="center"/>
          </w:tcPr>
          <w:p w14:paraId="0D6F4C68" w14:textId="77777777" w:rsidR="00A840A3" w:rsidRDefault="00A840A3" w:rsidP="00A840A3">
            <w:pPr>
              <w:autoSpaceDE w:val="0"/>
              <w:autoSpaceDN w:val="0"/>
              <w:adjustRightInd w:val="0"/>
              <w:ind w:leftChars="-109" w:left="-229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 xml:space="preserve">  </w:t>
            </w:r>
            <w:r>
              <w:rPr>
                <w:rFonts w:ascii="Arial" w:hAnsi="Arial" w:cs="Arial" w:hint="eastAsia"/>
                <w:bCs/>
                <w:kern w:val="0"/>
                <w:szCs w:val="21"/>
              </w:rPr>
              <w:t>Low active</w:t>
            </w:r>
          </w:p>
        </w:tc>
        <w:tc>
          <w:tcPr>
            <w:tcW w:w="1136" w:type="dxa"/>
            <w:vAlign w:val="center"/>
          </w:tcPr>
          <w:p w14:paraId="01D2E3EA" w14:textId="77777777" w:rsidR="00A840A3" w:rsidRPr="0057581B" w:rsidRDefault="00A840A3" w:rsidP="00A840A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SW</w:t>
            </w:r>
          </w:p>
        </w:tc>
        <w:tc>
          <w:tcPr>
            <w:tcW w:w="1134" w:type="dxa"/>
            <w:vAlign w:val="center"/>
          </w:tcPr>
          <w:p w14:paraId="127E28FB" w14:textId="77777777" w:rsidR="00A840A3" w:rsidRDefault="00A840A3" w:rsidP="00A840A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 w:hint="eastAsia"/>
                <w:bCs/>
                <w:kern w:val="0"/>
                <w:szCs w:val="21"/>
              </w:rPr>
              <w:t>D</w:t>
            </w:r>
            <w:r w:rsidRPr="0057581B">
              <w:rPr>
                <w:rFonts w:ascii="Arial" w:hAnsi="Arial" w:cs="Arial"/>
                <w:bCs/>
                <w:kern w:val="0"/>
                <w:szCs w:val="21"/>
              </w:rPr>
              <w:t>CM</w:t>
            </w:r>
          </w:p>
        </w:tc>
        <w:tc>
          <w:tcPr>
            <w:tcW w:w="1411" w:type="dxa"/>
            <w:vAlign w:val="center"/>
          </w:tcPr>
          <w:p w14:paraId="0CF6D5AB" w14:textId="77777777" w:rsidR="00A840A3" w:rsidRPr="0057581B" w:rsidRDefault="00A840A3" w:rsidP="00A840A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A840A3" w:rsidRPr="0057581B" w14:paraId="61C4CD6D" w14:textId="77777777" w:rsidTr="004604D9">
        <w:trPr>
          <w:trHeight w:val="357"/>
          <w:jc w:val="center"/>
        </w:trPr>
        <w:tc>
          <w:tcPr>
            <w:tcW w:w="3118" w:type="dxa"/>
            <w:vAlign w:val="center"/>
          </w:tcPr>
          <w:p w14:paraId="7D225B3B" w14:textId="77777777" w:rsidR="00A840A3" w:rsidRDefault="00A840A3" w:rsidP="00940F05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Cs w:val="21"/>
                <w:lang w:val="zh-CN"/>
              </w:rPr>
              <w:t>R</w:t>
            </w:r>
            <w:r>
              <w:rPr>
                <w:rFonts w:ascii="Arial" w:hAnsi="Arial" w:cs="Arial"/>
                <w:color w:val="000000"/>
                <w:kern w:val="0"/>
                <w:szCs w:val="21"/>
              </w:rPr>
              <w:t>R door Open SW</w:t>
            </w:r>
          </w:p>
        </w:tc>
        <w:tc>
          <w:tcPr>
            <w:tcW w:w="1417" w:type="dxa"/>
            <w:vAlign w:val="center"/>
          </w:tcPr>
          <w:p w14:paraId="2A12F33A" w14:textId="77777777" w:rsidR="00A840A3" w:rsidRPr="0057581B" w:rsidRDefault="00A840A3" w:rsidP="00A840A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Digital</w:t>
            </w:r>
          </w:p>
        </w:tc>
        <w:tc>
          <w:tcPr>
            <w:tcW w:w="1701" w:type="dxa"/>
            <w:vAlign w:val="center"/>
          </w:tcPr>
          <w:p w14:paraId="3409B73C" w14:textId="77777777" w:rsidR="00A840A3" w:rsidRDefault="00A840A3" w:rsidP="00A840A3">
            <w:pPr>
              <w:autoSpaceDE w:val="0"/>
              <w:autoSpaceDN w:val="0"/>
              <w:adjustRightInd w:val="0"/>
              <w:ind w:leftChars="-109" w:left="-229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 xml:space="preserve">  </w:t>
            </w:r>
            <w:r>
              <w:rPr>
                <w:rFonts w:ascii="Arial" w:hAnsi="Arial" w:cs="Arial" w:hint="eastAsia"/>
                <w:bCs/>
                <w:kern w:val="0"/>
                <w:szCs w:val="21"/>
              </w:rPr>
              <w:t>Low active</w:t>
            </w:r>
          </w:p>
        </w:tc>
        <w:tc>
          <w:tcPr>
            <w:tcW w:w="1136" w:type="dxa"/>
            <w:vAlign w:val="center"/>
          </w:tcPr>
          <w:p w14:paraId="73C7575B" w14:textId="77777777" w:rsidR="00A840A3" w:rsidRPr="0057581B" w:rsidRDefault="00A840A3" w:rsidP="00A840A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SW</w:t>
            </w:r>
          </w:p>
        </w:tc>
        <w:tc>
          <w:tcPr>
            <w:tcW w:w="1134" w:type="dxa"/>
            <w:vAlign w:val="center"/>
          </w:tcPr>
          <w:p w14:paraId="416F20BD" w14:textId="77777777" w:rsidR="00A840A3" w:rsidRDefault="00A840A3" w:rsidP="00A840A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 w:hint="eastAsia"/>
                <w:bCs/>
                <w:kern w:val="0"/>
                <w:szCs w:val="21"/>
              </w:rPr>
              <w:t>D</w:t>
            </w:r>
            <w:r w:rsidRPr="0057581B">
              <w:rPr>
                <w:rFonts w:ascii="Arial" w:hAnsi="Arial" w:cs="Arial"/>
                <w:bCs/>
                <w:kern w:val="0"/>
                <w:szCs w:val="21"/>
              </w:rPr>
              <w:t>CM</w:t>
            </w:r>
          </w:p>
        </w:tc>
        <w:tc>
          <w:tcPr>
            <w:tcW w:w="1411" w:type="dxa"/>
            <w:vAlign w:val="center"/>
          </w:tcPr>
          <w:p w14:paraId="5F47D50A" w14:textId="77777777" w:rsidR="00A840A3" w:rsidRPr="0057581B" w:rsidRDefault="00A840A3" w:rsidP="00A840A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A840A3" w:rsidRPr="0057581B" w14:paraId="609CB5E0" w14:textId="77777777" w:rsidTr="000256C5">
        <w:trPr>
          <w:trHeight w:val="357"/>
          <w:jc w:val="center"/>
        </w:trPr>
        <w:tc>
          <w:tcPr>
            <w:tcW w:w="3118" w:type="dxa"/>
            <w:vAlign w:val="center"/>
          </w:tcPr>
          <w:p w14:paraId="5609C4E9" w14:textId="77777777" w:rsidR="00A840A3" w:rsidRDefault="00A840A3" w:rsidP="00940F05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Cs w:val="21"/>
              </w:rPr>
              <w:t xml:space="preserve">Driver Door </w:t>
            </w:r>
            <w:r>
              <w:rPr>
                <w:rFonts w:ascii="Arial" w:hAnsi="Arial" w:cs="Arial"/>
                <w:color w:val="000000"/>
                <w:kern w:val="0"/>
                <w:szCs w:val="21"/>
                <w:lang w:val="zh-CN"/>
              </w:rPr>
              <w:t>Ajar</w:t>
            </w:r>
            <w:r>
              <w:rPr>
                <w:rFonts w:ascii="Arial" w:hAnsi="Arial" w:cs="Arial"/>
                <w:color w:val="000000"/>
                <w:kern w:val="0"/>
                <w:szCs w:val="21"/>
              </w:rPr>
              <w:t xml:space="preserve"> SW</w:t>
            </w:r>
          </w:p>
        </w:tc>
        <w:tc>
          <w:tcPr>
            <w:tcW w:w="1417" w:type="dxa"/>
            <w:vAlign w:val="center"/>
          </w:tcPr>
          <w:p w14:paraId="4FD3F137" w14:textId="77777777" w:rsidR="00A840A3" w:rsidRPr="0057581B" w:rsidRDefault="00A840A3" w:rsidP="00A840A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Digital</w:t>
            </w:r>
          </w:p>
        </w:tc>
        <w:tc>
          <w:tcPr>
            <w:tcW w:w="1701" w:type="dxa"/>
            <w:vAlign w:val="center"/>
          </w:tcPr>
          <w:p w14:paraId="10D9AB44" w14:textId="77777777" w:rsidR="00A840A3" w:rsidRDefault="00A840A3" w:rsidP="00A840A3">
            <w:pPr>
              <w:autoSpaceDE w:val="0"/>
              <w:autoSpaceDN w:val="0"/>
              <w:adjustRightInd w:val="0"/>
              <w:ind w:leftChars="-109" w:left="-229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 xml:space="preserve">  </w:t>
            </w:r>
            <w:r>
              <w:rPr>
                <w:rFonts w:ascii="Arial" w:hAnsi="Arial" w:cs="Arial" w:hint="eastAsia"/>
                <w:bCs/>
                <w:kern w:val="0"/>
                <w:szCs w:val="21"/>
              </w:rPr>
              <w:t>Low active</w:t>
            </w:r>
          </w:p>
        </w:tc>
        <w:tc>
          <w:tcPr>
            <w:tcW w:w="1136" w:type="dxa"/>
            <w:vAlign w:val="center"/>
          </w:tcPr>
          <w:p w14:paraId="098C12D8" w14:textId="77777777" w:rsidR="00A840A3" w:rsidRPr="0057581B" w:rsidRDefault="00A840A3" w:rsidP="00A840A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SW</w:t>
            </w:r>
          </w:p>
        </w:tc>
        <w:tc>
          <w:tcPr>
            <w:tcW w:w="1134" w:type="dxa"/>
          </w:tcPr>
          <w:p w14:paraId="5DBB925A" w14:textId="77777777" w:rsidR="00A840A3" w:rsidRDefault="00A840A3" w:rsidP="00A840A3">
            <w:pPr>
              <w:jc w:val="center"/>
            </w:pPr>
            <w:r w:rsidRPr="0019276E">
              <w:rPr>
                <w:rFonts w:ascii="Arial" w:hAnsi="Arial" w:cs="Arial" w:hint="eastAsia"/>
                <w:bCs/>
                <w:kern w:val="0"/>
                <w:szCs w:val="21"/>
              </w:rPr>
              <w:t>D</w:t>
            </w:r>
            <w:r w:rsidRPr="0019276E">
              <w:rPr>
                <w:rFonts w:ascii="Arial" w:hAnsi="Arial" w:cs="Arial"/>
                <w:bCs/>
                <w:kern w:val="0"/>
                <w:szCs w:val="21"/>
              </w:rPr>
              <w:t>CM</w:t>
            </w:r>
          </w:p>
        </w:tc>
        <w:tc>
          <w:tcPr>
            <w:tcW w:w="1411" w:type="dxa"/>
            <w:vAlign w:val="center"/>
          </w:tcPr>
          <w:p w14:paraId="7FEA7523" w14:textId="77777777" w:rsidR="00A840A3" w:rsidRPr="0057581B" w:rsidRDefault="00A840A3" w:rsidP="00A840A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A840A3" w:rsidRPr="0057581B" w14:paraId="72B1FD57" w14:textId="77777777" w:rsidTr="000256C5">
        <w:trPr>
          <w:trHeight w:val="357"/>
          <w:jc w:val="center"/>
        </w:trPr>
        <w:tc>
          <w:tcPr>
            <w:tcW w:w="3118" w:type="dxa"/>
            <w:vAlign w:val="center"/>
          </w:tcPr>
          <w:p w14:paraId="76FA3D72" w14:textId="77777777" w:rsidR="00A840A3" w:rsidRDefault="00A840A3" w:rsidP="00940F05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Cs w:val="21"/>
                <w:lang w:val="zh-CN"/>
              </w:rPr>
              <w:t>Psng</w:t>
            </w:r>
            <w:r>
              <w:rPr>
                <w:rFonts w:ascii="Arial" w:hAnsi="Arial" w:cs="Arial"/>
                <w:color w:val="000000"/>
                <w:kern w:val="0"/>
                <w:szCs w:val="21"/>
              </w:rPr>
              <w:t xml:space="preserve"> door </w:t>
            </w:r>
            <w:r>
              <w:rPr>
                <w:rFonts w:ascii="Arial" w:hAnsi="Arial" w:cs="Arial"/>
                <w:color w:val="000000"/>
                <w:kern w:val="0"/>
                <w:szCs w:val="21"/>
                <w:lang w:val="zh-CN"/>
              </w:rPr>
              <w:t>Ajar</w:t>
            </w:r>
            <w:r>
              <w:rPr>
                <w:rFonts w:ascii="Arial" w:hAnsi="Arial" w:cs="Arial"/>
                <w:color w:val="000000"/>
                <w:kern w:val="0"/>
                <w:szCs w:val="21"/>
              </w:rPr>
              <w:t xml:space="preserve"> SW</w:t>
            </w:r>
          </w:p>
        </w:tc>
        <w:tc>
          <w:tcPr>
            <w:tcW w:w="1417" w:type="dxa"/>
            <w:vAlign w:val="center"/>
          </w:tcPr>
          <w:p w14:paraId="79142DE7" w14:textId="77777777" w:rsidR="00A840A3" w:rsidRPr="0057581B" w:rsidRDefault="00A840A3" w:rsidP="00A840A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Digital</w:t>
            </w:r>
          </w:p>
        </w:tc>
        <w:tc>
          <w:tcPr>
            <w:tcW w:w="1701" w:type="dxa"/>
            <w:vAlign w:val="center"/>
          </w:tcPr>
          <w:p w14:paraId="163201EA" w14:textId="77777777" w:rsidR="00A840A3" w:rsidRDefault="00A840A3" w:rsidP="00A840A3">
            <w:pPr>
              <w:autoSpaceDE w:val="0"/>
              <w:autoSpaceDN w:val="0"/>
              <w:adjustRightInd w:val="0"/>
              <w:ind w:leftChars="-109" w:left="-229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 xml:space="preserve">  </w:t>
            </w:r>
            <w:r>
              <w:rPr>
                <w:rFonts w:ascii="Arial" w:hAnsi="Arial" w:cs="Arial" w:hint="eastAsia"/>
                <w:bCs/>
                <w:kern w:val="0"/>
                <w:szCs w:val="21"/>
              </w:rPr>
              <w:t>Low active</w:t>
            </w:r>
          </w:p>
        </w:tc>
        <w:tc>
          <w:tcPr>
            <w:tcW w:w="1136" w:type="dxa"/>
            <w:vAlign w:val="center"/>
          </w:tcPr>
          <w:p w14:paraId="17801F63" w14:textId="77777777" w:rsidR="00A840A3" w:rsidRPr="0057581B" w:rsidRDefault="00A840A3" w:rsidP="00A840A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SW</w:t>
            </w:r>
          </w:p>
        </w:tc>
        <w:tc>
          <w:tcPr>
            <w:tcW w:w="1134" w:type="dxa"/>
          </w:tcPr>
          <w:p w14:paraId="2940E757" w14:textId="77777777" w:rsidR="00A840A3" w:rsidRDefault="00A840A3" w:rsidP="00A840A3">
            <w:pPr>
              <w:jc w:val="center"/>
            </w:pPr>
            <w:r w:rsidRPr="0019276E">
              <w:rPr>
                <w:rFonts w:ascii="Arial" w:hAnsi="Arial" w:cs="Arial" w:hint="eastAsia"/>
                <w:bCs/>
                <w:kern w:val="0"/>
                <w:szCs w:val="21"/>
              </w:rPr>
              <w:t>D</w:t>
            </w:r>
            <w:r w:rsidRPr="0019276E">
              <w:rPr>
                <w:rFonts w:ascii="Arial" w:hAnsi="Arial" w:cs="Arial"/>
                <w:bCs/>
                <w:kern w:val="0"/>
                <w:szCs w:val="21"/>
              </w:rPr>
              <w:t>CM</w:t>
            </w:r>
          </w:p>
        </w:tc>
        <w:tc>
          <w:tcPr>
            <w:tcW w:w="1411" w:type="dxa"/>
            <w:vAlign w:val="center"/>
          </w:tcPr>
          <w:p w14:paraId="39F7CE4C" w14:textId="77777777" w:rsidR="00A840A3" w:rsidRPr="0057581B" w:rsidRDefault="00A840A3" w:rsidP="00A840A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A840A3" w:rsidRPr="0057581B" w14:paraId="2462416F" w14:textId="77777777" w:rsidTr="000256C5">
        <w:trPr>
          <w:trHeight w:val="357"/>
          <w:jc w:val="center"/>
        </w:trPr>
        <w:tc>
          <w:tcPr>
            <w:tcW w:w="3118" w:type="dxa"/>
            <w:vAlign w:val="center"/>
          </w:tcPr>
          <w:p w14:paraId="3150FA9A" w14:textId="77777777" w:rsidR="00A840A3" w:rsidRPr="005E7D50" w:rsidRDefault="00A840A3" w:rsidP="00940F05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kern w:val="0"/>
                <w:szCs w:val="21"/>
              </w:rPr>
            </w:pPr>
            <w:r w:rsidRPr="005E7D50">
              <w:rPr>
                <w:rFonts w:ascii="Arial" w:hAnsi="Arial" w:cs="Arial"/>
                <w:color w:val="000000"/>
                <w:kern w:val="0"/>
                <w:szCs w:val="21"/>
                <w:lang w:val="zh-CN"/>
              </w:rPr>
              <w:t>R</w:t>
            </w:r>
            <w:r w:rsidRPr="005E7D50">
              <w:rPr>
                <w:rFonts w:ascii="Arial" w:hAnsi="Arial" w:cs="Arial"/>
                <w:color w:val="000000"/>
                <w:kern w:val="0"/>
                <w:szCs w:val="21"/>
              </w:rPr>
              <w:t xml:space="preserve">L door </w:t>
            </w:r>
            <w:r w:rsidRPr="005E7D50">
              <w:rPr>
                <w:rFonts w:ascii="Arial" w:hAnsi="Arial" w:cs="Arial"/>
                <w:color w:val="000000"/>
                <w:kern w:val="0"/>
                <w:szCs w:val="21"/>
                <w:lang w:val="zh-CN"/>
              </w:rPr>
              <w:t xml:space="preserve">Ajar </w:t>
            </w:r>
            <w:r w:rsidRPr="005E7D50">
              <w:rPr>
                <w:rFonts w:ascii="Arial" w:hAnsi="Arial" w:cs="Arial"/>
                <w:color w:val="000000"/>
                <w:kern w:val="0"/>
                <w:szCs w:val="21"/>
              </w:rPr>
              <w:t>SW</w:t>
            </w:r>
          </w:p>
        </w:tc>
        <w:tc>
          <w:tcPr>
            <w:tcW w:w="1417" w:type="dxa"/>
            <w:vAlign w:val="center"/>
          </w:tcPr>
          <w:p w14:paraId="0AAAB380" w14:textId="77777777" w:rsidR="00A840A3" w:rsidRPr="005E7D50" w:rsidRDefault="00A840A3" w:rsidP="00A840A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E7D50">
              <w:rPr>
                <w:rFonts w:ascii="Arial" w:hAnsi="Arial" w:cs="Arial"/>
                <w:bCs/>
                <w:kern w:val="0"/>
                <w:szCs w:val="21"/>
              </w:rPr>
              <w:t>Digital</w:t>
            </w:r>
          </w:p>
        </w:tc>
        <w:tc>
          <w:tcPr>
            <w:tcW w:w="1701" w:type="dxa"/>
            <w:vAlign w:val="center"/>
          </w:tcPr>
          <w:p w14:paraId="51B4E8E6" w14:textId="77777777" w:rsidR="00A840A3" w:rsidRPr="005E7D50" w:rsidRDefault="00A840A3" w:rsidP="00A840A3">
            <w:pPr>
              <w:autoSpaceDE w:val="0"/>
              <w:autoSpaceDN w:val="0"/>
              <w:adjustRightInd w:val="0"/>
              <w:ind w:leftChars="-109" w:left="-229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E7D50">
              <w:rPr>
                <w:rFonts w:ascii="Arial" w:hAnsi="Arial" w:cs="Arial"/>
                <w:bCs/>
                <w:kern w:val="0"/>
                <w:szCs w:val="21"/>
              </w:rPr>
              <w:t xml:space="preserve">  </w:t>
            </w:r>
            <w:r w:rsidRPr="005E7D50">
              <w:rPr>
                <w:rFonts w:ascii="Arial" w:hAnsi="Arial" w:cs="Arial" w:hint="eastAsia"/>
                <w:bCs/>
                <w:kern w:val="0"/>
                <w:szCs w:val="21"/>
              </w:rPr>
              <w:t>Low active</w:t>
            </w:r>
          </w:p>
        </w:tc>
        <w:tc>
          <w:tcPr>
            <w:tcW w:w="1136" w:type="dxa"/>
            <w:vAlign w:val="center"/>
          </w:tcPr>
          <w:p w14:paraId="2457B0A0" w14:textId="77777777" w:rsidR="00A840A3" w:rsidRPr="0057581B" w:rsidRDefault="00A840A3" w:rsidP="00A840A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SW</w:t>
            </w:r>
          </w:p>
        </w:tc>
        <w:tc>
          <w:tcPr>
            <w:tcW w:w="1134" w:type="dxa"/>
          </w:tcPr>
          <w:p w14:paraId="531FA145" w14:textId="77777777" w:rsidR="00A840A3" w:rsidRDefault="00A840A3" w:rsidP="00A840A3">
            <w:pPr>
              <w:jc w:val="center"/>
            </w:pPr>
            <w:r w:rsidRPr="0019276E">
              <w:rPr>
                <w:rFonts w:ascii="Arial" w:hAnsi="Arial" w:cs="Arial" w:hint="eastAsia"/>
                <w:bCs/>
                <w:kern w:val="0"/>
                <w:szCs w:val="21"/>
              </w:rPr>
              <w:t>D</w:t>
            </w:r>
            <w:r w:rsidRPr="0019276E">
              <w:rPr>
                <w:rFonts w:ascii="Arial" w:hAnsi="Arial" w:cs="Arial"/>
                <w:bCs/>
                <w:kern w:val="0"/>
                <w:szCs w:val="21"/>
              </w:rPr>
              <w:t>CM</w:t>
            </w:r>
          </w:p>
        </w:tc>
        <w:tc>
          <w:tcPr>
            <w:tcW w:w="1411" w:type="dxa"/>
            <w:vAlign w:val="center"/>
          </w:tcPr>
          <w:p w14:paraId="7F7AC847" w14:textId="77777777" w:rsidR="00A840A3" w:rsidRPr="0057581B" w:rsidRDefault="00A840A3" w:rsidP="00A840A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A840A3" w:rsidRPr="0057581B" w14:paraId="207B5C7A" w14:textId="77777777" w:rsidTr="000256C5">
        <w:trPr>
          <w:trHeight w:val="357"/>
          <w:jc w:val="center"/>
        </w:trPr>
        <w:tc>
          <w:tcPr>
            <w:tcW w:w="3118" w:type="dxa"/>
            <w:vAlign w:val="center"/>
          </w:tcPr>
          <w:p w14:paraId="6874F9B1" w14:textId="77777777" w:rsidR="00A840A3" w:rsidRPr="005E7D50" w:rsidRDefault="00A840A3" w:rsidP="00940F05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kern w:val="0"/>
                <w:szCs w:val="21"/>
              </w:rPr>
            </w:pPr>
            <w:r w:rsidRPr="005E7D50">
              <w:rPr>
                <w:rFonts w:ascii="Arial" w:hAnsi="Arial" w:cs="Arial"/>
                <w:color w:val="000000"/>
                <w:kern w:val="0"/>
                <w:szCs w:val="21"/>
                <w:lang w:val="zh-CN"/>
              </w:rPr>
              <w:t>RR</w:t>
            </w:r>
            <w:r w:rsidRPr="005E7D50">
              <w:rPr>
                <w:rFonts w:ascii="Arial" w:hAnsi="Arial" w:cs="Arial"/>
                <w:color w:val="000000"/>
                <w:kern w:val="0"/>
                <w:szCs w:val="21"/>
              </w:rPr>
              <w:t xml:space="preserve"> door </w:t>
            </w:r>
            <w:r w:rsidRPr="005E7D50">
              <w:rPr>
                <w:rFonts w:ascii="Arial" w:hAnsi="Arial" w:cs="Arial"/>
                <w:color w:val="000000"/>
                <w:kern w:val="0"/>
                <w:szCs w:val="21"/>
                <w:lang w:val="zh-CN"/>
              </w:rPr>
              <w:t xml:space="preserve">Ajar </w:t>
            </w:r>
            <w:r w:rsidRPr="005E7D50">
              <w:rPr>
                <w:rFonts w:ascii="Arial" w:hAnsi="Arial" w:cs="Arial"/>
                <w:color w:val="000000"/>
                <w:kern w:val="0"/>
                <w:szCs w:val="21"/>
              </w:rPr>
              <w:t>SW</w:t>
            </w:r>
          </w:p>
        </w:tc>
        <w:tc>
          <w:tcPr>
            <w:tcW w:w="1417" w:type="dxa"/>
            <w:vAlign w:val="center"/>
          </w:tcPr>
          <w:p w14:paraId="6A9BE83F" w14:textId="77777777" w:rsidR="00A840A3" w:rsidRPr="005E7D50" w:rsidRDefault="00A840A3" w:rsidP="00A840A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E7D50">
              <w:rPr>
                <w:rFonts w:ascii="Arial" w:hAnsi="Arial" w:cs="Arial"/>
                <w:bCs/>
                <w:kern w:val="0"/>
                <w:szCs w:val="21"/>
              </w:rPr>
              <w:t>Digital</w:t>
            </w:r>
          </w:p>
        </w:tc>
        <w:tc>
          <w:tcPr>
            <w:tcW w:w="1701" w:type="dxa"/>
            <w:vAlign w:val="center"/>
          </w:tcPr>
          <w:p w14:paraId="7A2996C5" w14:textId="77777777" w:rsidR="00A840A3" w:rsidRPr="005E7D50" w:rsidRDefault="00A840A3" w:rsidP="00A840A3">
            <w:pPr>
              <w:autoSpaceDE w:val="0"/>
              <w:autoSpaceDN w:val="0"/>
              <w:adjustRightInd w:val="0"/>
              <w:ind w:leftChars="-109" w:left="-229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E7D50">
              <w:rPr>
                <w:rFonts w:ascii="Arial" w:hAnsi="Arial" w:cs="Arial"/>
                <w:bCs/>
                <w:kern w:val="0"/>
                <w:szCs w:val="21"/>
              </w:rPr>
              <w:t xml:space="preserve">  </w:t>
            </w:r>
            <w:r w:rsidRPr="005E7D50">
              <w:rPr>
                <w:rFonts w:ascii="Arial" w:hAnsi="Arial" w:cs="Arial" w:hint="eastAsia"/>
                <w:bCs/>
                <w:kern w:val="0"/>
                <w:szCs w:val="21"/>
              </w:rPr>
              <w:t>Low active</w:t>
            </w:r>
          </w:p>
        </w:tc>
        <w:tc>
          <w:tcPr>
            <w:tcW w:w="1136" w:type="dxa"/>
            <w:vAlign w:val="center"/>
          </w:tcPr>
          <w:p w14:paraId="2889F443" w14:textId="77777777" w:rsidR="00A840A3" w:rsidRPr="0057581B" w:rsidRDefault="00A840A3" w:rsidP="00A840A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SW</w:t>
            </w:r>
          </w:p>
        </w:tc>
        <w:tc>
          <w:tcPr>
            <w:tcW w:w="1134" w:type="dxa"/>
          </w:tcPr>
          <w:p w14:paraId="4F6C6902" w14:textId="77777777" w:rsidR="00A840A3" w:rsidRDefault="00A840A3" w:rsidP="00A840A3">
            <w:pPr>
              <w:jc w:val="center"/>
            </w:pPr>
            <w:r w:rsidRPr="0019276E">
              <w:rPr>
                <w:rFonts w:ascii="Arial" w:hAnsi="Arial" w:cs="Arial" w:hint="eastAsia"/>
                <w:bCs/>
                <w:kern w:val="0"/>
                <w:szCs w:val="21"/>
              </w:rPr>
              <w:t>D</w:t>
            </w:r>
            <w:r w:rsidRPr="0019276E">
              <w:rPr>
                <w:rFonts w:ascii="Arial" w:hAnsi="Arial" w:cs="Arial"/>
                <w:bCs/>
                <w:kern w:val="0"/>
                <w:szCs w:val="21"/>
              </w:rPr>
              <w:t>CM</w:t>
            </w:r>
          </w:p>
        </w:tc>
        <w:tc>
          <w:tcPr>
            <w:tcW w:w="1411" w:type="dxa"/>
            <w:vAlign w:val="center"/>
          </w:tcPr>
          <w:p w14:paraId="0D055430" w14:textId="77777777" w:rsidR="00A840A3" w:rsidRPr="0057581B" w:rsidRDefault="00A840A3" w:rsidP="00A840A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</w:tbl>
    <w:p w14:paraId="37978026" w14:textId="77777777" w:rsidR="007B105F" w:rsidRPr="00440EAC" w:rsidRDefault="007B105F" w:rsidP="00042E6C">
      <w:pPr>
        <w:ind w:right="440"/>
        <w:rPr>
          <w:sz w:val="22"/>
          <w:szCs w:val="22"/>
        </w:rPr>
      </w:pPr>
    </w:p>
    <w:p w14:paraId="2FEF1683" w14:textId="26CCAA55" w:rsidR="00B97F3A" w:rsidRDefault="00B97F3A" w:rsidP="00B97F3A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Output list: </w:t>
      </w:r>
    </w:p>
    <w:tbl>
      <w:tblPr>
        <w:tblW w:w="84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06"/>
        <w:gridCol w:w="1418"/>
        <w:gridCol w:w="1842"/>
        <w:gridCol w:w="1394"/>
        <w:tblGridChange w:id="15">
          <w:tblGrid>
            <w:gridCol w:w="113"/>
            <w:gridCol w:w="3693"/>
            <w:gridCol w:w="113"/>
            <w:gridCol w:w="1305"/>
            <w:gridCol w:w="113"/>
            <w:gridCol w:w="1729"/>
            <w:gridCol w:w="113"/>
            <w:gridCol w:w="1281"/>
            <w:gridCol w:w="113"/>
          </w:tblGrid>
        </w:tblGridChange>
      </w:tblGrid>
      <w:tr w:rsidR="00B97F3A" w:rsidRPr="0057581B" w14:paraId="02BCA573" w14:textId="77777777" w:rsidTr="00361CD2">
        <w:trPr>
          <w:trHeight w:val="357"/>
          <w:jc w:val="center"/>
        </w:trPr>
        <w:tc>
          <w:tcPr>
            <w:tcW w:w="3806" w:type="dxa"/>
            <w:vAlign w:val="center"/>
          </w:tcPr>
          <w:p w14:paraId="023F747D" w14:textId="77777777" w:rsidR="00B97F3A" w:rsidRPr="0057581B" w:rsidRDefault="00B97F3A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Signal</w:t>
            </w:r>
          </w:p>
        </w:tc>
        <w:tc>
          <w:tcPr>
            <w:tcW w:w="1418" w:type="dxa"/>
            <w:vAlign w:val="center"/>
          </w:tcPr>
          <w:p w14:paraId="57648B2B" w14:textId="77777777" w:rsidR="00B97F3A" w:rsidRPr="0057581B" w:rsidRDefault="00B97F3A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Drive types</w:t>
            </w:r>
          </w:p>
        </w:tc>
        <w:tc>
          <w:tcPr>
            <w:tcW w:w="1842" w:type="dxa"/>
            <w:vAlign w:val="center"/>
          </w:tcPr>
          <w:p w14:paraId="473BCD76" w14:textId="77777777" w:rsidR="00B97F3A" w:rsidRPr="0057581B" w:rsidRDefault="00B97F3A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High/Low drive</w:t>
            </w:r>
          </w:p>
        </w:tc>
        <w:tc>
          <w:tcPr>
            <w:tcW w:w="1394" w:type="dxa"/>
            <w:vAlign w:val="center"/>
          </w:tcPr>
          <w:p w14:paraId="5C45F45E" w14:textId="77777777" w:rsidR="00B97F3A" w:rsidRPr="0057581B" w:rsidRDefault="00B97F3A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Remark</w:t>
            </w:r>
          </w:p>
        </w:tc>
      </w:tr>
      <w:tr w:rsidR="00B97F3A" w:rsidRPr="0057581B" w14:paraId="5918A3DC" w14:textId="77777777" w:rsidTr="00361CD2">
        <w:trPr>
          <w:trHeight w:val="461"/>
          <w:jc w:val="center"/>
        </w:trPr>
        <w:tc>
          <w:tcPr>
            <w:tcW w:w="3806" w:type="dxa"/>
            <w:vAlign w:val="center"/>
          </w:tcPr>
          <w:p w14:paraId="1A23E474" w14:textId="77777777" w:rsidR="00B97F3A" w:rsidRPr="0057581B" w:rsidRDefault="00361CD2" w:rsidP="00405352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 xml:space="preserve">Drive </w:t>
            </w:r>
            <w:r w:rsidR="001D5902">
              <w:rPr>
                <w:rFonts w:ascii="Arial" w:hAnsi="Arial" w:cs="Arial"/>
                <w:bCs/>
                <w:kern w:val="0"/>
                <w:szCs w:val="21"/>
              </w:rPr>
              <w:t>Door</w:t>
            </w:r>
            <w:r w:rsidR="00B97F3A">
              <w:rPr>
                <w:rFonts w:ascii="Arial" w:hAnsi="Arial" w:cs="Arial" w:hint="eastAsia"/>
                <w:bCs/>
                <w:kern w:val="0"/>
                <w:szCs w:val="21"/>
              </w:rPr>
              <w:t xml:space="preserve"> </w:t>
            </w:r>
            <w:r w:rsidR="00405352">
              <w:rPr>
                <w:color w:val="000000"/>
                <w:kern w:val="0"/>
                <w:sz w:val="24"/>
                <w:lang w:val="zh-CN"/>
              </w:rPr>
              <w:t>Release</w:t>
            </w:r>
            <w:r w:rsidR="00405352">
              <w:rPr>
                <w:rFonts w:ascii="Arial" w:hAnsi="Arial" w:cs="Arial" w:hint="eastAsia"/>
                <w:bCs/>
                <w:kern w:val="0"/>
                <w:szCs w:val="21"/>
              </w:rPr>
              <w:t xml:space="preserve"> </w:t>
            </w:r>
            <w:r w:rsidR="00B97F3A">
              <w:rPr>
                <w:rFonts w:ascii="Arial" w:hAnsi="Arial" w:cs="Arial" w:hint="eastAsia"/>
                <w:bCs/>
                <w:kern w:val="0"/>
                <w:szCs w:val="21"/>
              </w:rPr>
              <w:t xml:space="preserve">motor </w:t>
            </w:r>
          </w:p>
        </w:tc>
        <w:tc>
          <w:tcPr>
            <w:tcW w:w="1418" w:type="dxa"/>
            <w:vAlign w:val="center"/>
          </w:tcPr>
          <w:p w14:paraId="6DFFE80B" w14:textId="6FE61C44" w:rsidR="00B97F3A" w:rsidRPr="0057581B" w:rsidRDefault="004A6DED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ins w:id="16" w:author="胡群 Qun Hu  (研发总院 AERI)" w:date="2022-12-03T18:50:00Z">
              <w:r>
                <w:rPr>
                  <w:rFonts w:ascii="Arial" w:hAnsi="Arial" w:cs="Arial" w:hint="eastAsia"/>
                  <w:bCs/>
                  <w:kern w:val="0"/>
                  <w:szCs w:val="21"/>
                </w:rPr>
                <w:t>继电器</w:t>
              </w:r>
              <w:r>
                <w:rPr>
                  <w:rFonts w:ascii="Arial" w:hAnsi="Arial" w:cs="Arial" w:hint="eastAsia"/>
                  <w:bCs/>
                  <w:kern w:val="0"/>
                  <w:szCs w:val="21"/>
                </w:rPr>
                <w:t>+</w:t>
              </w:r>
            </w:ins>
            <w:r w:rsidR="00B97F3A">
              <w:rPr>
                <w:rFonts w:ascii="Arial" w:hAnsi="Arial" w:cs="Arial" w:hint="eastAsia"/>
                <w:bCs/>
                <w:kern w:val="0"/>
                <w:szCs w:val="21"/>
              </w:rPr>
              <w:t>MOS</w:t>
            </w:r>
          </w:p>
        </w:tc>
        <w:tc>
          <w:tcPr>
            <w:tcW w:w="1842" w:type="dxa"/>
            <w:vAlign w:val="center"/>
          </w:tcPr>
          <w:p w14:paraId="0D75DDCB" w14:textId="77777777" w:rsidR="00B97F3A" w:rsidRPr="0057581B" w:rsidRDefault="00B97F3A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High side</w:t>
            </w:r>
          </w:p>
        </w:tc>
        <w:tc>
          <w:tcPr>
            <w:tcW w:w="1394" w:type="dxa"/>
            <w:vAlign w:val="center"/>
          </w:tcPr>
          <w:p w14:paraId="7DCA6885" w14:textId="77777777" w:rsidR="00B97F3A" w:rsidRPr="0057581B" w:rsidRDefault="00B97F3A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4A6DED" w:rsidRPr="0057581B" w14:paraId="7477352A" w14:textId="77777777" w:rsidTr="004A6DED">
        <w:tblPrEx>
          <w:tblW w:w="8460" w:type="dxa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 w:firstRow="1" w:lastRow="1" w:firstColumn="1" w:lastColumn="1" w:noHBand="0" w:noVBand="0"/>
          <w:tblPrExChange w:id="17" w:author="胡群 Qun Hu  (研发总院 AERI)" w:date="2022-12-03T18:51:00Z">
            <w:tblPrEx>
              <w:tblW w:w="8460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Ex>
          </w:tblPrExChange>
        </w:tblPrEx>
        <w:trPr>
          <w:trHeight w:val="357"/>
          <w:jc w:val="center"/>
          <w:trPrChange w:id="18" w:author="胡群 Qun Hu  (研发总院 AERI)" w:date="2022-12-03T18:51:00Z">
            <w:trPr>
              <w:gridAfter w:val="0"/>
              <w:trHeight w:val="357"/>
              <w:jc w:val="center"/>
            </w:trPr>
          </w:trPrChange>
        </w:trPr>
        <w:tc>
          <w:tcPr>
            <w:tcW w:w="3806" w:type="dxa"/>
            <w:vAlign w:val="center"/>
            <w:tcPrChange w:id="19" w:author="胡群 Qun Hu  (研发总院 AERI)" w:date="2022-12-03T18:51:00Z">
              <w:tcPr>
                <w:tcW w:w="3806" w:type="dxa"/>
                <w:gridSpan w:val="2"/>
                <w:vAlign w:val="center"/>
              </w:tcPr>
            </w:tcPrChange>
          </w:tcPr>
          <w:p w14:paraId="21531E58" w14:textId="77777777" w:rsidR="004A6DED" w:rsidRPr="0057581B" w:rsidRDefault="004A6DED" w:rsidP="004A6DE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>Drive Door</w:t>
            </w:r>
            <w:r>
              <w:rPr>
                <w:rFonts w:ascii="Arial" w:hAnsi="Arial" w:cs="Arial" w:hint="eastAsia"/>
                <w:bCs/>
                <w:kern w:val="0"/>
                <w:szCs w:val="21"/>
              </w:rPr>
              <w:t xml:space="preserve"> motor </w:t>
            </w:r>
            <w:r w:rsidRPr="001D5902">
              <w:rPr>
                <w:color w:val="000000"/>
                <w:kern w:val="0"/>
                <w:sz w:val="24"/>
              </w:rPr>
              <w:t>Releas</w:t>
            </w:r>
            <w:r>
              <w:rPr>
                <w:color w:val="000000"/>
                <w:kern w:val="0"/>
                <w:sz w:val="24"/>
              </w:rPr>
              <w:t>e</w:t>
            </w:r>
            <w:r w:rsidRPr="001D5902">
              <w:rPr>
                <w:color w:val="000000"/>
                <w:kern w:val="0"/>
                <w:sz w:val="24"/>
              </w:rPr>
              <w:t xml:space="preserve"> Reset</w:t>
            </w:r>
            <w:r>
              <w:rPr>
                <w:color w:val="000000"/>
                <w:kern w:val="0"/>
                <w:sz w:val="24"/>
              </w:rPr>
              <w:t>ting</w:t>
            </w:r>
          </w:p>
        </w:tc>
        <w:tc>
          <w:tcPr>
            <w:tcW w:w="1418" w:type="dxa"/>
            <w:tcPrChange w:id="20" w:author="胡群 Qun Hu  (研发总院 AERI)" w:date="2022-12-03T18:51:00Z">
              <w:tcPr>
                <w:tcW w:w="1418" w:type="dxa"/>
                <w:gridSpan w:val="2"/>
                <w:vAlign w:val="center"/>
              </w:tcPr>
            </w:tcPrChange>
          </w:tcPr>
          <w:p w14:paraId="0CBFCD45" w14:textId="268BE40D" w:rsidR="004A6DED" w:rsidRPr="0057581B" w:rsidRDefault="004A6DED" w:rsidP="004A6DE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ins w:id="21" w:author="胡群 Qun Hu  (研发总院 AERI)" w:date="2022-12-03T18:51:00Z">
              <w:r w:rsidRPr="0051711F">
                <w:rPr>
                  <w:rFonts w:ascii="Arial" w:hAnsi="Arial" w:cs="Arial" w:hint="eastAsia"/>
                  <w:bCs/>
                  <w:kern w:val="0"/>
                  <w:szCs w:val="21"/>
                </w:rPr>
                <w:t>继电器</w:t>
              </w:r>
              <w:r w:rsidRPr="0051711F">
                <w:rPr>
                  <w:rFonts w:ascii="Arial" w:hAnsi="Arial" w:cs="Arial" w:hint="eastAsia"/>
                  <w:bCs/>
                  <w:kern w:val="0"/>
                  <w:szCs w:val="21"/>
                </w:rPr>
                <w:t>+MOS</w:t>
              </w:r>
            </w:ins>
            <w:del w:id="22" w:author="胡群 Qun Hu  (研发总院 AERI)" w:date="2022-12-03T18:51:00Z">
              <w:r w:rsidDel="0027246D">
                <w:rPr>
                  <w:rFonts w:ascii="Arial" w:hAnsi="Arial" w:cs="Arial" w:hint="eastAsia"/>
                  <w:bCs/>
                  <w:kern w:val="0"/>
                  <w:szCs w:val="21"/>
                </w:rPr>
                <w:delText>MOS</w:delText>
              </w:r>
            </w:del>
          </w:p>
        </w:tc>
        <w:tc>
          <w:tcPr>
            <w:tcW w:w="1842" w:type="dxa"/>
            <w:vAlign w:val="center"/>
            <w:tcPrChange w:id="23" w:author="胡群 Qun Hu  (研发总院 AERI)" w:date="2022-12-03T18:51:00Z">
              <w:tcPr>
                <w:tcW w:w="1842" w:type="dxa"/>
                <w:gridSpan w:val="2"/>
                <w:vAlign w:val="center"/>
              </w:tcPr>
            </w:tcPrChange>
          </w:tcPr>
          <w:p w14:paraId="3532857E" w14:textId="77777777" w:rsidR="004A6DED" w:rsidRPr="0057581B" w:rsidRDefault="004A6DED" w:rsidP="004A6DE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High side</w:t>
            </w:r>
          </w:p>
        </w:tc>
        <w:tc>
          <w:tcPr>
            <w:tcW w:w="1394" w:type="dxa"/>
            <w:vAlign w:val="center"/>
            <w:tcPrChange w:id="24" w:author="胡群 Qun Hu  (研发总院 AERI)" w:date="2022-12-03T18:51:00Z">
              <w:tcPr>
                <w:tcW w:w="1394" w:type="dxa"/>
                <w:gridSpan w:val="2"/>
                <w:vAlign w:val="center"/>
              </w:tcPr>
            </w:tcPrChange>
          </w:tcPr>
          <w:p w14:paraId="6E37F9CE" w14:textId="77777777" w:rsidR="004A6DED" w:rsidRPr="0057581B" w:rsidRDefault="004A6DED" w:rsidP="004A6DE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4A6DED" w:rsidRPr="0057581B" w14:paraId="7FB19461" w14:textId="77777777" w:rsidTr="004A6DED">
        <w:tblPrEx>
          <w:tblW w:w="8460" w:type="dxa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 w:firstRow="1" w:lastRow="1" w:firstColumn="1" w:lastColumn="1" w:noHBand="0" w:noVBand="0"/>
          <w:tblPrExChange w:id="25" w:author="胡群 Qun Hu  (研发总院 AERI)" w:date="2022-12-03T18:51:00Z">
            <w:tblPrEx>
              <w:tblW w:w="8460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Ex>
          </w:tblPrExChange>
        </w:tblPrEx>
        <w:trPr>
          <w:trHeight w:val="357"/>
          <w:jc w:val="center"/>
          <w:trPrChange w:id="26" w:author="胡群 Qun Hu  (研发总院 AERI)" w:date="2022-12-03T18:51:00Z">
            <w:trPr>
              <w:gridAfter w:val="0"/>
              <w:trHeight w:val="357"/>
              <w:jc w:val="center"/>
            </w:trPr>
          </w:trPrChange>
        </w:trPr>
        <w:tc>
          <w:tcPr>
            <w:tcW w:w="3806" w:type="dxa"/>
            <w:vAlign w:val="center"/>
            <w:tcPrChange w:id="27" w:author="胡群 Qun Hu  (研发总院 AERI)" w:date="2022-12-03T18:51:00Z">
              <w:tcPr>
                <w:tcW w:w="3806" w:type="dxa"/>
                <w:gridSpan w:val="2"/>
                <w:vAlign w:val="center"/>
              </w:tcPr>
            </w:tcPrChange>
          </w:tcPr>
          <w:p w14:paraId="1C3F8AAA" w14:textId="77777777" w:rsidR="004A6DED" w:rsidRDefault="004A6DED" w:rsidP="004A6DE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color w:val="000000"/>
                <w:kern w:val="0"/>
                <w:sz w:val="24"/>
                <w:lang w:val="zh-CN"/>
              </w:rPr>
              <w:t>Psng Door Release motor</w:t>
            </w:r>
          </w:p>
        </w:tc>
        <w:tc>
          <w:tcPr>
            <w:tcW w:w="1418" w:type="dxa"/>
            <w:tcPrChange w:id="28" w:author="胡群 Qun Hu  (研发总院 AERI)" w:date="2022-12-03T18:51:00Z">
              <w:tcPr>
                <w:tcW w:w="1418" w:type="dxa"/>
                <w:gridSpan w:val="2"/>
                <w:vAlign w:val="center"/>
              </w:tcPr>
            </w:tcPrChange>
          </w:tcPr>
          <w:p w14:paraId="4CB75FB8" w14:textId="462BA60F" w:rsidR="004A6DED" w:rsidRPr="0057581B" w:rsidRDefault="004A6DED" w:rsidP="004A6DE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ins w:id="29" w:author="胡群 Qun Hu  (研发总院 AERI)" w:date="2022-12-03T18:51:00Z">
              <w:r w:rsidRPr="0051711F">
                <w:rPr>
                  <w:rFonts w:ascii="Arial" w:hAnsi="Arial" w:cs="Arial" w:hint="eastAsia"/>
                  <w:bCs/>
                  <w:kern w:val="0"/>
                  <w:szCs w:val="21"/>
                </w:rPr>
                <w:t>继电器</w:t>
              </w:r>
              <w:r w:rsidRPr="0051711F">
                <w:rPr>
                  <w:rFonts w:ascii="Arial" w:hAnsi="Arial" w:cs="Arial" w:hint="eastAsia"/>
                  <w:bCs/>
                  <w:kern w:val="0"/>
                  <w:szCs w:val="21"/>
                </w:rPr>
                <w:t>+MOS</w:t>
              </w:r>
            </w:ins>
            <w:del w:id="30" w:author="胡群 Qun Hu  (研发总院 AERI)" w:date="2022-12-03T18:51:00Z">
              <w:r w:rsidDel="0027246D">
                <w:rPr>
                  <w:rFonts w:ascii="Arial" w:hAnsi="Arial" w:cs="Arial" w:hint="eastAsia"/>
                  <w:bCs/>
                  <w:kern w:val="0"/>
                  <w:szCs w:val="21"/>
                </w:rPr>
                <w:delText>MOS</w:delText>
              </w:r>
            </w:del>
          </w:p>
        </w:tc>
        <w:tc>
          <w:tcPr>
            <w:tcW w:w="1842" w:type="dxa"/>
            <w:vAlign w:val="center"/>
            <w:tcPrChange w:id="31" w:author="胡群 Qun Hu  (研发总院 AERI)" w:date="2022-12-03T18:51:00Z">
              <w:tcPr>
                <w:tcW w:w="1842" w:type="dxa"/>
                <w:gridSpan w:val="2"/>
                <w:vAlign w:val="center"/>
              </w:tcPr>
            </w:tcPrChange>
          </w:tcPr>
          <w:p w14:paraId="31DFE605" w14:textId="77777777" w:rsidR="004A6DED" w:rsidRPr="0057581B" w:rsidRDefault="004A6DED" w:rsidP="004A6DE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High side</w:t>
            </w:r>
          </w:p>
        </w:tc>
        <w:tc>
          <w:tcPr>
            <w:tcW w:w="1394" w:type="dxa"/>
            <w:vAlign w:val="center"/>
            <w:tcPrChange w:id="32" w:author="胡群 Qun Hu  (研发总院 AERI)" w:date="2022-12-03T18:51:00Z">
              <w:tcPr>
                <w:tcW w:w="1394" w:type="dxa"/>
                <w:gridSpan w:val="2"/>
                <w:vAlign w:val="center"/>
              </w:tcPr>
            </w:tcPrChange>
          </w:tcPr>
          <w:p w14:paraId="75880EED" w14:textId="77777777" w:rsidR="004A6DED" w:rsidRPr="0057581B" w:rsidRDefault="004A6DED" w:rsidP="004A6DE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4A6DED" w:rsidRPr="0057581B" w14:paraId="1B2C04E3" w14:textId="77777777" w:rsidTr="004A6DED">
        <w:tblPrEx>
          <w:tblW w:w="8460" w:type="dxa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 w:firstRow="1" w:lastRow="1" w:firstColumn="1" w:lastColumn="1" w:noHBand="0" w:noVBand="0"/>
          <w:tblPrExChange w:id="33" w:author="胡群 Qun Hu  (研发总院 AERI)" w:date="2022-12-03T18:51:00Z">
            <w:tblPrEx>
              <w:tblW w:w="8460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Ex>
          </w:tblPrExChange>
        </w:tblPrEx>
        <w:trPr>
          <w:trHeight w:val="357"/>
          <w:jc w:val="center"/>
          <w:trPrChange w:id="34" w:author="胡群 Qun Hu  (研发总院 AERI)" w:date="2022-12-03T18:51:00Z">
            <w:trPr>
              <w:gridAfter w:val="0"/>
              <w:trHeight w:val="357"/>
              <w:jc w:val="center"/>
            </w:trPr>
          </w:trPrChange>
        </w:trPr>
        <w:tc>
          <w:tcPr>
            <w:tcW w:w="3806" w:type="dxa"/>
            <w:vAlign w:val="center"/>
            <w:tcPrChange w:id="35" w:author="胡群 Qun Hu  (研发总院 AERI)" w:date="2022-12-03T18:51:00Z">
              <w:tcPr>
                <w:tcW w:w="3806" w:type="dxa"/>
                <w:gridSpan w:val="2"/>
                <w:vAlign w:val="center"/>
              </w:tcPr>
            </w:tcPrChange>
          </w:tcPr>
          <w:p w14:paraId="5A9637DC" w14:textId="77777777" w:rsidR="004A6DED" w:rsidRDefault="004A6DED" w:rsidP="004A6DE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405352">
              <w:rPr>
                <w:color w:val="000000"/>
                <w:kern w:val="0"/>
                <w:sz w:val="24"/>
              </w:rPr>
              <w:t xml:space="preserve">Psng Door Release motor </w:t>
            </w:r>
            <w:r w:rsidRPr="001D5902">
              <w:rPr>
                <w:color w:val="000000"/>
                <w:kern w:val="0"/>
                <w:sz w:val="24"/>
              </w:rPr>
              <w:t>Reset</w:t>
            </w:r>
            <w:r>
              <w:rPr>
                <w:color w:val="000000"/>
                <w:kern w:val="0"/>
                <w:sz w:val="24"/>
              </w:rPr>
              <w:t>ting</w:t>
            </w:r>
          </w:p>
        </w:tc>
        <w:tc>
          <w:tcPr>
            <w:tcW w:w="1418" w:type="dxa"/>
            <w:tcPrChange w:id="36" w:author="胡群 Qun Hu  (研发总院 AERI)" w:date="2022-12-03T18:51:00Z">
              <w:tcPr>
                <w:tcW w:w="1418" w:type="dxa"/>
                <w:gridSpan w:val="2"/>
                <w:vAlign w:val="center"/>
              </w:tcPr>
            </w:tcPrChange>
          </w:tcPr>
          <w:p w14:paraId="4FE9DF0B" w14:textId="56FB2C20" w:rsidR="004A6DED" w:rsidRPr="0057581B" w:rsidRDefault="004A6DED" w:rsidP="004A6DE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ins w:id="37" w:author="胡群 Qun Hu  (研发总院 AERI)" w:date="2022-12-03T18:51:00Z">
              <w:r w:rsidRPr="0051711F">
                <w:rPr>
                  <w:rFonts w:ascii="Arial" w:hAnsi="Arial" w:cs="Arial" w:hint="eastAsia"/>
                  <w:bCs/>
                  <w:kern w:val="0"/>
                  <w:szCs w:val="21"/>
                </w:rPr>
                <w:t>继电器</w:t>
              </w:r>
              <w:r w:rsidRPr="0051711F">
                <w:rPr>
                  <w:rFonts w:ascii="Arial" w:hAnsi="Arial" w:cs="Arial" w:hint="eastAsia"/>
                  <w:bCs/>
                  <w:kern w:val="0"/>
                  <w:szCs w:val="21"/>
                </w:rPr>
                <w:t>+MOS</w:t>
              </w:r>
            </w:ins>
            <w:del w:id="38" w:author="胡群 Qun Hu  (研发总院 AERI)" w:date="2022-12-03T18:51:00Z">
              <w:r w:rsidDel="0027246D">
                <w:rPr>
                  <w:rFonts w:ascii="Arial" w:hAnsi="Arial" w:cs="Arial" w:hint="eastAsia"/>
                  <w:bCs/>
                  <w:kern w:val="0"/>
                  <w:szCs w:val="21"/>
                </w:rPr>
                <w:delText>MOS</w:delText>
              </w:r>
            </w:del>
          </w:p>
        </w:tc>
        <w:tc>
          <w:tcPr>
            <w:tcW w:w="1842" w:type="dxa"/>
            <w:vAlign w:val="center"/>
            <w:tcPrChange w:id="39" w:author="胡群 Qun Hu  (研发总院 AERI)" w:date="2022-12-03T18:51:00Z">
              <w:tcPr>
                <w:tcW w:w="1842" w:type="dxa"/>
                <w:gridSpan w:val="2"/>
                <w:vAlign w:val="center"/>
              </w:tcPr>
            </w:tcPrChange>
          </w:tcPr>
          <w:p w14:paraId="5A1E86F4" w14:textId="77777777" w:rsidR="004A6DED" w:rsidRPr="0057581B" w:rsidRDefault="004A6DED" w:rsidP="004A6DE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High side</w:t>
            </w:r>
          </w:p>
        </w:tc>
        <w:tc>
          <w:tcPr>
            <w:tcW w:w="1394" w:type="dxa"/>
            <w:vAlign w:val="center"/>
            <w:tcPrChange w:id="40" w:author="胡群 Qun Hu  (研发总院 AERI)" w:date="2022-12-03T18:51:00Z">
              <w:tcPr>
                <w:tcW w:w="1394" w:type="dxa"/>
                <w:gridSpan w:val="2"/>
                <w:vAlign w:val="center"/>
              </w:tcPr>
            </w:tcPrChange>
          </w:tcPr>
          <w:p w14:paraId="602C364D" w14:textId="77777777" w:rsidR="004A6DED" w:rsidRPr="0057581B" w:rsidRDefault="004A6DED" w:rsidP="004A6DE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4A6DED" w:rsidRPr="0057581B" w14:paraId="7DA19206" w14:textId="77777777" w:rsidTr="004A6DED">
        <w:tblPrEx>
          <w:tblW w:w="8460" w:type="dxa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 w:firstRow="1" w:lastRow="1" w:firstColumn="1" w:lastColumn="1" w:noHBand="0" w:noVBand="0"/>
          <w:tblPrExChange w:id="41" w:author="胡群 Qun Hu  (研发总院 AERI)" w:date="2022-12-03T18:51:00Z">
            <w:tblPrEx>
              <w:tblW w:w="8460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Ex>
          </w:tblPrExChange>
        </w:tblPrEx>
        <w:trPr>
          <w:trHeight w:val="357"/>
          <w:jc w:val="center"/>
          <w:trPrChange w:id="42" w:author="胡群 Qun Hu  (研发总院 AERI)" w:date="2022-12-03T18:51:00Z">
            <w:trPr>
              <w:gridAfter w:val="0"/>
              <w:trHeight w:val="357"/>
              <w:jc w:val="center"/>
            </w:trPr>
          </w:trPrChange>
        </w:trPr>
        <w:tc>
          <w:tcPr>
            <w:tcW w:w="3806" w:type="dxa"/>
            <w:vAlign w:val="center"/>
            <w:tcPrChange w:id="43" w:author="胡群 Qun Hu  (研发总院 AERI)" w:date="2022-12-03T18:51:00Z">
              <w:tcPr>
                <w:tcW w:w="3806" w:type="dxa"/>
                <w:gridSpan w:val="2"/>
                <w:vAlign w:val="center"/>
              </w:tcPr>
            </w:tcPrChange>
          </w:tcPr>
          <w:p w14:paraId="02C434F0" w14:textId="77777777" w:rsidR="004A6DED" w:rsidRDefault="004A6DED" w:rsidP="004A6DE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color w:val="000000"/>
                <w:kern w:val="0"/>
                <w:sz w:val="24"/>
                <w:lang w:val="zh-CN"/>
              </w:rPr>
              <w:t>RL Door Release motor</w:t>
            </w:r>
          </w:p>
        </w:tc>
        <w:tc>
          <w:tcPr>
            <w:tcW w:w="1418" w:type="dxa"/>
            <w:tcPrChange w:id="44" w:author="胡群 Qun Hu  (研发总院 AERI)" w:date="2022-12-03T18:51:00Z">
              <w:tcPr>
                <w:tcW w:w="1418" w:type="dxa"/>
                <w:gridSpan w:val="2"/>
                <w:vAlign w:val="center"/>
              </w:tcPr>
            </w:tcPrChange>
          </w:tcPr>
          <w:p w14:paraId="3C2F7EB4" w14:textId="20018986" w:rsidR="004A6DED" w:rsidRPr="0057581B" w:rsidRDefault="004A6DED" w:rsidP="004A6DE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ins w:id="45" w:author="胡群 Qun Hu  (研发总院 AERI)" w:date="2022-12-03T18:51:00Z">
              <w:r w:rsidRPr="0051711F">
                <w:rPr>
                  <w:rFonts w:ascii="Arial" w:hAnsi="Arial" w:cs="Arial" w:hint="eastAsia"/>
                  <w:bCs/>
                  <w:kern w:val="0"/>
                  <w:szCs w:val="21"/>
                </w:rPr>
                <w:t>继电器</w:t>
              </w:r>
              <w:r w:rsidRPr="0051711F">
                <w:rPr>
                  <w:rFonts w:ascii="Arial" w:hAnsi="Arial" w:cs="Arial" w:hint="eastAsia"/>
                  <w:bCs/>
                  <w:kern w:val="0"/>
                  <w:szCs w:val="21"/>
                </w:rPr>
                <w:t>+MOS</w:t>
              </w:r>
            </w:ins>
            <w:del w:id="46" w:author="胡群 Qun Hu  (研发总院 AERI)" w:date="2022-12-03T18:51:00Z">
              <w:r w:rsidDel="0027246D">
                <w:rPr>
                  <w:rFonts w:ascii="Arial" w:hAnsi="Arial" w:cs="Arial" w:hint="eastAsia"/>
                  <w:bCs/>
                  <w:kern w:val="0"/>
                  <w:szCs w:val="21"/>
                </w:rPr>
                <w:delText>MOS</w:delText>
              </w:r>
            </w:del>
          </w:p>
        </w:tc>
        <w:tc>
          <w:tcPr>
            <w:tcW w:w="1842" w:type="dxa"/>
            <w:vAlign w:val="center"/>
            <w:tcPrChange w:id="47" w:author="胡群 Qun Hu  (研发总院 AERI)" w:date="2022-12-03T18:51:00Z">
              <w:tcPr>
                <w:tcW w:w="1842" w:type="dxa"/>
                <w:gridSpan w:val="2"/>
                <w:vAlign w:val="center"/>
              </w:tcPr>
            </w:tcPrChange>
          </w:tcPr>
          <w:p w14:paraId="051C9CFB" w14:textId="77777777" w:rsidR="004A6DED" w:rsidRPr="0057581B" w:rsidRDefault="004A6DED" w:rsidP="004A6DE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High side</w:t>
            </w:r>
          </w:p>
        </w:tc>
        <w:tc>
          <w:tcPr>
            <w:tcW w:w="1394" w:type="dxa"/>
            <w:vAlign w:val="center"/>
            <w:tcPrChange w:id="48" w:author="胡群 Qun Hu  (研发总院 AERI)" w:date="2022-12-03T18:51:00Z">
              <w:tcPr>
                <w:tcW w:w="1394" w:type="dxa"/>
                <w:gridSpan w:val="2"/>
                <w:vAlign w:val="center"/>
              </w:tcPr>
            </w:tcPrChange>
          </w:tcPr>
          <w:p w14:paraId="35BF0EA5" w14:textId="77777777" w:rsidR="004A6DED" w:rsidRPr="0057581B" w:rsidRDefault="004A6DED" w:rsidP="004A6DE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4A6DED" w:rsidRPr="0057581B" w14:paraId="6F507A05" w14:textId="77777777" w:rsidTr="004A6DED">
        <w:tblPrEx>
          <w:tblW w:w="8460" w:type="dxa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 w:firstRow="1" w:lastRow="1" w:firstColumn="1" w:lastColumn="1" w:noHBand="0" w:noVBand="0"/>
          <w:tblPrExChange w:id="49" w:author="胡群 Qun Hu  (研发总院 AERI)" w:date="2022-12-03T18:51:00Z">
            <w:tblPrEx>
              <w:tblW w:w="8460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Ex>
          </w:tblPrExChange>
        </w:tblPrEx>
        <w:trPr>
          <w:trHeight w:val="357"/>
          <w:jc w:val="center"/>
          <w:trPrChange w:id="50" w:author="胡群 Qun Hu  (研发总院 AERI)" w:date="2022-12-03T18:51:00Z">
            <w:trPr>
              <w:gridAfter w:val="0"/>
              <w:trHeight w:val="357"/>
              <w:jc w:val="center"/>
            </w:trPr>
          </w:trPrChange>
        </w:trPr>
        <w:tc>
          <w:tcPr>
            <w:tcW w:w="3806" w:type="dxa"/>
            <w:vAlign w:val="center"/>
            <w:tcPrChange w:id="51" w:author="胡群 Qun Hu  (研发总院 AERI)" w:date="2022-12-03T18:51:00Z">
              <w:tcPr>
                <w:tcW w:w="3806" w:type="dxa"/>
                <w:gridSpan w:val="2"/>
                <w:vAlign w:val="center"/>
              </w:tcPr>
            </w:tcPrChange>
          </w:tcPr>
          <w:p w14:paraId="3A6BF853" w14:textId="77777777" w:rsidR="004A6DED" w:rsidRDefault="004A6DED" w:rsidP="004A6DE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405352">
              <w:rPr>
                <w:color w:val="000000"/>
                <w:kern w:val="0"/>
                <w:sz w:val="24"/>
              </w:rPr>
              <w:t xml:space="preserve">RL Door Release motor </w:t>
            </w:r>
            <w:r w:rsidRPr="001D5902">
              <w:rPr>
                <w:color w:val="000000"/>
                <w:kern w:val="0"/>
                <w:sz w:val="24"/>
              </w:rPr>
              <w:t>Reset</w:t>
            </w:r>
            <w:r>
              <w:rPr>
                <w:color w:val="000000"/>
                <w:kern w:val="0"/>
                <w:sz w:val="24"/>
              </w:rPr>
              <w:t>ting</w:t>
            </w:r>
          </w:p>
        </w:tc>
        <w:tc>
          <w:tcPr>
            <w:tcW w:w="1418" w:type="dxa"/>
            <w:tcPrChange w:id="52" w:author="胡群 Qun Hu  (研发总院 AERI)" w:date="2022-12-03T18:51:00Z">
              <w:tcPr>
                <w:tcW w:w="1418" w:type="dxa"/>
                <w:gridSpan w:val="2"/>
                <w:vAlign w:val="center"/>
              </w:tcPr>
            </w:tcPrChange>
          </w:tcPr>
          <w:p w14:paraId="5B2263A3" w14:textId="4E780408" w:rsidR="004A6DED" w:rsidRPr="0057581B" w:rsidRDefault="004A6DED" w:rsidP="004A6DE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ins w:id="53" w:author="胡群 Qun Hu  (研发总院 AERI)" w:date="2022-12-03T18:51:00Z">
              <w:r w:rsidRPr="0051711F">
                <w:rPr>
                  <w:rFonts w:ascii="Arial" w:hAnsi="Arial" w:cs="Arial" w:hint="eastAsia"/>
                  <w:bCs/>
                  <w:kern w:val="0"/>
                  <w:szCs w:val="21"/>
                </w:rPr>
                <w:t>继电器</w:t>
              </w:r>
              <w:r w:rsidRPr="0051711F">
                <w:rPr>
                  <w:rFonts w:ascii="Arial" w:hAnsi="Arial" w:cs="Arial" w:hint="eastAsia"/>
                  <w:bCs/>
                  <w:kern w:val="0"/>
                  <w:szCs w:val="21"/>
                </w:rPr>
                <w:t>+MOS</w:t>
              </w:r>
            </w:ins>
            <w:del w:id="54" w:author="胡群 Qun Hu  (研发总院 AERI)" w:date="2022-12-03T18:51:00Z">
              <w:r w:rsidDel="0027246D">
                <w:rPr>
                  <w:rFonts w:ascii="Arial" w:hAnsi="Arial" w:cs="Arial" w:hint="eastAsia"/>
                  <w:bCs/>
                  <w:kern w:val="0"/>
                  <w:szCs w:val="21"/>
                </w:rPr>
                <w:delText>MOS</w:delText>
              </w:r>
            </w:del>
          </w:p>
        </w:tc>
        <w:tc>
          <w:tcPr>
            <w:tcW w:w="1842" w:type="dxa"/>
            <w:vAlign w:val="center"/>
            <w:tcPrChange w:id="55" w:author="胡群 Qun Hu  (研发总院 AERI)" w:date="2022-12-03T18:51:00Z">
              <w:tcPr>
                <w:tcW w:w="1842" w:type="dxa"/>
                <w:gridSpan w:val="2"/>
                <w:vAlign w:val="center"/>
              </w:tcPr>
            </w:tcPrChange>
          </w:tcPr>
          <w:p w14:paraId="51555C19" w14:textId="77777777" w:rsidR="004A6DED" w:rsidRPr="0057581B" w:rsidRDefault="004A6DED" w:rsidP="004A6DE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High side</w:t>
            </w:r>
          </w:p>
        </w:tc>
        <w:tc>
          <w:tcPr>
            <w:tcW w:w="1394" w:type="dxa"/>
            <w:vAlign w:val="center"/>
            <w:tcPrChange w:id="56" w:author="胡群 Qun Hu  (研发总院 AERI)" w:date="2022-12-03T18:51:00Z">
              <w:tcPr>
                <w:tcW w:w="1394" w:type="dxa"/>
                <w:gridSpan w:val="2"/>
                <w:vAlign w:val="center"/>
              </w:tcPr>
            </w:tcPrChange>
          </w:tcPr>
          <w:p w14:paraId="52BB1CE6" w14:textId="77777777" w:rsidR="004A6DED" w:rsidRPr="0057581B" w:rsidRDefault="004A6DED" w:rsidP="004A6DE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4A6DED" w:rsidRPr="0057581B" w14:paraId="1E352ED1" w14:textId="77777777" w:rsidTr="004A6DED">
        <w:tblPrEx>
          <w:tblW w:w="8460" w:type="dxa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 w:firstRow="1" w:lastRow="1" w:firstColumn="1" w:lastColumn="1" w:noHBand="0" w:noVBand="0"/>
          <w:tblPrExChange w:id="57" w:author="胡群 Qun Hu  (研发总院 AERI)" w:date="2022-12-03T18:51:00Z">
            <w:tblPrEx>
              <w:tblW w:w="8460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Ex>
          </w:tblPrExChange>
        </w:tblPrEx>
        <w:trPr>
          <w:trHeight w:val="357"/>
          <w:jc w:val="center"/>
          <w:trPrChange w:id="58" w:author="胡群 Qun Hu  (研发总院 AERI)" w:date="2022-12-03T18:51:00Z">
            <w:trPr>
              <w:gridAfter w:val="0"/>
              <w:trHeight w:val="357"/>
              <w:jc w:val="center"/>
            </w:trPr>
          </w:trPrChange>
        </w:trPr>
        <w:tc>
          <w:tcPr>
            <w:tcW w:w="3806" w:type="dxa"/>
            <w:vAlign w:val="center"/>
            <w:tcPrChange w:id="59" w:author="胡群 Qun Hu  (研发总院 AERI)" w:date="2022-12-03T18:51:00Z">
              <w:tcPr>
                <w:tcW w:w="3806" w:type="dxa"/>
                <w:gridSpan w:val="2"/>
                <w:vAlign w:val="center"/>
              </w:tcPr>
            </w:tcPrChange>
          </w:tcPr>
          <w:p w14:paraId="7D66032E" w14:textId="77777777" w:rsidR="004A6DED" w:rsidRDefault="004A6DED" w:rsidP="004A6DE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color w:val="000000"/>
                <w:kern w:val="0"/>
                <w:sz w:val="24"/>
                <w:lang w:val="zh-CN"/>
              </w:rPr>
              <w:t>RR Door Release motor</w:t>
            </w:r>
          </w:p>
        </w:tc>
        <w:tc>
          <w:tcPr>
            <w:tcW w:w="1418" w:type="dxa"/>
            <w:tcPrChange w:id="60" w:author="胡群 Qun Hu  (研发总院 AERI)" w:date="2022-12-03T18:51:00Z">
              <w:tcPr>
                <w:tcW w:w="1418" w:type="dxa"/>
                <w:gridSpan w:val="2"/>
                <w:vAlign w:val="center"/>
              </w:tcPr>
            </w:tcPrChange>
          </w:tcPr>
          <w:p w14:paraId="4D94F52B" w14:textId="367A853C" w:rsidR="004A6DED" w:rsidRPr="0057581B" w:rsidRDefault="004A6DED" w:rsidP="004A6DE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ins w:id="61" w:author="胡群 Qun Hu  (研发总院 AERI)" w:date="2022-12-03T18:51:00Z">
              <w:r w:rsidRPr="0051711F">
                <w:rPr>
                  <w:rFonts w:ascii="Arial" w:hAnsi="Arial" w:cs="Arial" w:hint="eastAsia"/>
                  <w:bCs/>
                  <w:kern w:val="0"/>
                  <w:szCs w:val="21"/>
                </w:rPr>
                <w:t>继电器</w:t>
              </w:r>
              <w:r w:rsidRPr="0051711F">
                <w:rPr>
                  <w:rFonts w:ascii="Arial" w:hAnsi="Arial" w:cs="Arial" w:hint="eastAsia"/>
                  <w:bCs/>
                  <w:kern w:val="0"/>
                  <w:szCs w:val="21"/>
                </w:rPr>
                <w:t>+MOS</w:t>
              </w:r>
            </w:ins>
            <w:del w:id="62" w:author="胡群 Qun Hu  (研发总院 AERI)" w:date="2022-12-03T18:51:00Z">
              <w:r w:rsidDel="0027246D">
                <w:rPr>
                  <w:rFonts w:ascii="Arial" w:hAnsi="Arial" w:cs="Arial" w:hint="eastAsia"/>
                  <w:bCs/>
                  <w:kern w:val="0"/>
                  <w:szCs w:val="21"/>
                </w:rPr>
                <w:delText>MOS</w:delText>
              </w:r>
            </w:del>
          </w:p>
        </w:tc>
        <w:tc>
          <w:tcPr>
            <w:tcW w:w="1842" w:type="dxa"/>
            <w:vAlign w:val="center"/>
            <w:tcPrChange w:id="63" w:author="胡群 Qun Hu  (研发总院 AERI)" w:date="2022-12-03T18:51:00Z">
              <w:tcPr>
                <w:tcW w:w="1842" w:type="dxa"/>
                <w:gridSpan w:val="2"/>
                <w:vAlign w:val="center"/>
              </w:tcPr>
            </w:tcPrChange>
          </w:tcPr>
          <w:p w14:paraId="668E5D64" w14:textId="77777777" w:rsidR="004A6DED" w:rsidRPr="0057581B" w:rsidRDefault="004A6DED" w:rsidP="004A6DE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High side</w:t>
            </w:r>
          </w:p>
        </w:tc>
        <w:tc>
          <w:tcPr>
            <w:tcW w:w="1394" w:type="dxa"/>
            <w:vAlign w:val="center"/>
            <w:tcPrChange w:id="64" w:author="胡群 Qun Hu  (研发总院 AERI)" w:date="2022-12-03T18:51:00Z">
              <w:tcPr>
                <w:tcW w:w="1394" w:type="dxa"/>
                <w:gridSpan w:val="2"/>
                <w:vAlign w:val="center"/>
              </w:tcPr>
            </w:tcPrChange>
          </w:tcPr>
          <w:p w14:paraId="7EA1BF4F" w14:textId="77777777" w:rsidR="004A6DED" w:rsidRPr="0057581B" w:rsidRDefault="004A6DED" w:rsidP="004A6DE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4A6DED" w:rsidRPr="0057581B" w14:paraId="753930DB" w14:textId="77777777" w:rsidTr="004A6DED">
        <w:tblPrEx>
          <w:tblW w:w="8460" w:type="dxa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 w:firstRow="1" w:lastRow="1" w:firstColumn="1" w:lastColumn="1" w:noHBand="0" w:noVBand="0"/>
          <w:tblPrExChange w:id="65" w:author="胡群 Qun Hu  (研发总院 AERI)" w:date="2022-12-03T18:51:00Z">
            <w:tblPrEx>
              <w:tblW w:w="8460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Ex>
          </w:tblPrExChange>
        </w:tblPrEx>
        <w:trPr>
          <w:trHeight w:val="357"/>
          <w:jc w:val="center"/>
          <w:trPrChange w:id="66" w:author="胡群 Qun Hu  (研发总院 AERI)" w:date="2022-12-03T18:51:00Z">
            <w:trPr>
              <w:gridAfter w:val="0"/>
              <w:trHeight w:val="357"/>
              <w:jc w:val="center"/>
            </w:trPr>
          </w:trPrChange>
        </w:trPr>
        <w:tc>
          <w:tcPr>
            <w:tcW w:w="3806" w:type="dxa"/>
            <w:vAlign w:val="center"/>
            <w:tcPrChange w:id="67" w:author="胡群 Qun Hu  (研发总院 AERI)" w:date="2022-12-03T18:51:00Z">
              <w:tcPr>
                <w:tcW w:w="3806" w:type="dxa"/>
                <w:gridSpan w:val="2"/>
                <w:vAlign w:val="center"/>
              </w:tcPr>
            </w:tcPrChange>
          </w:tcPr>
          <w:p w14:paraId="7951B7CD" w14:textId="77777777" w:rsidR="004A6DED" w:rsidRDefault="004A6DED" w:rsidP="004A6DE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405352">
              <w:rPr>
                <w:color w:val="000000"/>
                <w:kern w:val="0"/>
                <w:sz w:val="24"/>
              </w:rPr>
              <w:t>R</w:t>
            </w:r>
            <w:r>
              <w:rPr>
                <w:color w:val="000000"/>
                <w:kern w:val="0"/>
                <w:sz w:val="24"/>
              </w:rPr>
              <w:t>R</w:t>
            </w:r>
            <w:r w:rsidRPr="00405352">
              <w:rPr>
                <w:color w:val="000000"/>
                <w:kern w:val="0"/>
                <w:sz w:val="24"/>
              </w:rPr>
              <w:t xml:space="preserve"> Door Release motor </w:t>
            </w:r>
            <w:r w:rsidRPr="001D5902">
              <w:rPr>
                <w:color w:val="000000"/>
                <w:kern w:val="0"/>
                <w:sz w:val="24"/>
              </w:rPr>
              <w:t>Reset</w:t>
            </w:r>
            <w:r>
              <w:rPr>
                <w:color w:val="000000"/>
                <w:kern w:val="0"/>
                <w:sz w:val="24"/>
              </w:rPr>
              <w:t>ting</w:t>
            </w:r>
          </w:p>
        </w:tc>
        <w:tc>
          <w:tcPr>
            <w:tcW w:w="1418" w:type="dxa"/>
            <w:tcPrChange w:id="68" w:author="胡群 Qun Hu  (研发总院 AERI)" w:date="2022-12-03T18:51:00Z">
              <w:tcPr>
                <w:tcW w:w="1418" w:type="dxa"/>
                <w:gridSpan w:val="2"/>
                <w:vAlign w:val="center"/>
              </w:tcPr>
            </w:tcPrChange>
          </w:tcPr>
          <w:p w14:paraId="4F05364C" w14:textId="23F1D771" w:rsidR="004A6DED" w:rsidRPr="0057581B" w:rsidRDefault="004A6DED" w:rsidP="004A6DE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ins w:id="69" w:author="胡群 Qun Hu  (研发总院 AERI)" w:date="2022-12-03T18:51:00Z">
              <w:r w:rsidRPr="0051711F">
                <w:rPr>
                  <w:rFonts w:ascii="Arial" w:hAnsi="Arial" w:cs="Arial" w:hint="eastAsia"/>
                  <w:bCs/>
                  <w:kern w:val="0"/>
                  <w:szCs w:val="21"/>
                </w:rPr>
                <w:t>继电器</w:t>
              </w:r>
              <w:r w:rsidRPr="0051711F">
                <w:rPr>
                  <w:rFonts w:ascii="Arial" w:hAnsi="Arial" w:cs="Arial" w:hint="eastAsia"/>
                  <w:bCs/>
                  <w:kern w:val="0"/>
                  <w:szCs w:val="21"/>
                </w:rPr>
                <w:t>+MOS</w:t>
              </w:r>
            </w:ins>
            <w:del w:id="70" w:author="胡群 Qun Hu  (研发总院 AERI)" w:date="2022-12-03T18:51:00Z">
              <w:r w:rsidDel="0027246D">
                <w:rPr>
                  <w:rFonts w:ascii="Arial" w:hAnsi="Arial" w:cs="Arial" w:hint="eastAsia"/>
                  <w:bCs/>
                  <w:kern w:val="0"/>
                  <w:szCs w:val="21"/>
                </w:rPr>
                <w:delText>MOS</w:delText>
              </w:r>
            </w:del>
          </w:p>
        </w:tc>
        <w:tc>
          <w:tcPr>
            <w:tcW w:w="1842" w:type="dxa"/>
            <w:vAlign w:val="center"/>
            <w:tcPrChange w:id="71" w:author="胡群 Qun Hu  (研发总院 AERI)" w:date="2022-12-03T18:51:00Z">
              <w:tcPr>
                <w:tcW w:w="1842" w:type="dxa"/>
                <w:gridSpan w:val="2"/>
                <w:vAlign w:val="center"/>
              </w:tcPr>
            </w:tcPrChange>
          </w:tcPr>
          <w:p w14:paraId="1600E125" w14:textId="77777777" w:rsidR="004A6DED" w:rsidRPr="0057581B" w:rsidRDefault="004A6DED" w:rsidP="004A6DE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High side</w:t>
            </w:r>
          </w:p>
        </w:tc>
        <w:tc>
          <w:tcPr>
            <w:tcW w:w="1394" w:type="dxa"/>
            <w:vAlign w:val="center"/>
            <w:tcPrChange w:id="72" w:author="胡群 Qun Hu  (研发总院 AERI)" w:date="2022-12-03T18:51:00Z">
              <w:tcPr>
                <w:tcW w:w="1394" w:type="dxa"/>
                <w:gridSpan w:val="2"/>
                <w:vAlign w:val="center"/>
              </w:tcPr>
            </w:tcPrChange>
          </w:tcPr>
          <w:p w14:paraId="3ACA129F" w14:textId="77777777" w:rsidR="004A6DED" w:rsidRPr="0057581B" w:rsidRDefault="004A6DED" w:rsidP="004A6DE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</w:tbl>
    <w:p w14:paraId="10E52567" w14:textId="77777777" w:rsidR="00D63BB3" w:rsidRDefault="00D63BB3" w:rsidP="001F1956">
      <w:pPr>
        <w:rPr>
          <w:noProof/>
          <w:sz w:val="22"/>
          <w:szCs w:val="22"/>
        </w:rPr>
      </w:pPr>
    </w:p>
    <w:p w14:paraId="56F2ACA1" w14:textId="77777777" w:rsidR="00B97F3A" w:rsidRPr="00B97F3A" w:rsidRDefault="00B97F3A" w:rsidP="00B97F3A">
      <w:pPr>
        <w:jc w:val="left"/>
        <w:rPr>
          <w:sz w:val="22"/>
          <w:szCs w:val="22"/>
        </w:rPr>
      </w:pPr>
      <w:r w:rsidRPr="00B97F3A">
        <w:rPr>
          <w:rFonts w:hint="eastAsia"/>
          <w:sz w:val="22"/>
          <w:szCs w:val="22"/>
        </w:rPr>
        <w:t>CAN message list:</w:t>
      </w:r>
    </w:p>
    <w:tbl>
      <w:tblPr>
        <w:tblW w:w="92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8"/>
        <w:gridCol w:w="850"/>
        <w:gridCol w:w="2278"/>
        <w:gridCol w:w="992"/>
        <w:gridCol w:w="853"/>
        <w:gridCol w:w="1078"/>
        <w:gridCol w:w="992"/>
      </w:tblGrid>
      <w:tr w:rsidR="00B97F3A" w:rsidRPr="0057581B" w14:paraId="6ED1D03A" w14:textId="77777777" w:rsidTr="00F11BDD">
        <w:trPr>
          <w:trHeight w:val="357"/>
          <w:jc w:val="center"/>
        </w:trPr>
        <w:tc>
          <w:tcPr>
            <w:tcW w:w="2228" w:type="dxa"/>
            <w:vAlign w:val="center"/>
          </w:tcPr>
          <w:p w14:paraId="36D56F5C" w14:textId="77777777" w:rsidR="00B97F3A" w:rsidRPr="0057581B" w:rsidRDefault="00B97F3A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Signal</w:t>
            </w:r>
          </w:p>
        </w:tc>
        <w:tc>
          <w:tcPr>
            <w:tcW w:w="850" w:type="dxa"/>
            <w:vAlign w:val="center"/>
          </w:tcPr>
          <w:p w14:paraId="351DF237" w14:textId="77777777" w:rsidR="00B97F3A" w:rsidRPr="0057581B" w:rsidRDefault="00B97F3A" w:rsidP="005F24BE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kern w:val="0"/>
                <w:szCs w:val="21"/>
              </w:rPr>
            </w:pPr>
            <w:r w:rsidRPr="0057581B">
              <w:rPr>
                <w:rFonts w:ascii="Arial" w:hAnsi="Arial" w:cs="Arial"/>
                <w:kern w:val="0"/>
                <w:szCs w:val="21"/>
              </w:rPr>
              <w:t>Bit Size</w:t>
            </w:r>
          </w:p>
        </w:tc>
        <w:tc>
          <w:tcPr>
            <w:tcW w:w="2278" w:type="dxa"/>
            <w:vAlign w:val="center"/>
          </w:tcPr>
          <w:p w14:paraId="58E200FE" w14:textId="77777777" w:rsidR="00B97F3A" w:rsidRPr="0057581B" w:rsidRDefault="00B97F3A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kern w:val="0"/>
                <w:szCs w:val="21"/>
              </w:rPr>
            </w:pPr>
            <w:r w:rsidRPr="0057581B">
              <w:rPr>
                <w:rFonts w:ascii="Arial" w:hAnsi="Arial" w:cs="Arial"/>
                <w:kern w:val="0"/>
                <w:szCs w:val="21"/>
              </w:rPr>
              <w:t>Property</w:t>
            </w:r>
          </w:p>
        </w:tc>
        <w:tc>
          <w:tcPr>
            <w:tcW w:w="992" w:type="dxa"/>
            <w:vAlign w:val="center"/>
          </w:tcPr>
          <w:p w14:paraId="714D0861" w14:textId="77777777" w:rsidR="00B97F3A" w:rsidRPr="0057581B" w:rsidRDefault="00B97F3A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kern w:val="0"/>
                <w:szCs w:val="21"/>
              </w:rPr>
            </w:pPr>
            <w:r w:rsidRPr="0057581B">
              <w:rPr>
                <w:rFonts w:ascii="Arial" w:hAnsi="Arial" w:cs="Arial"/>
                <w:kern w:val="0"/>
                <w:szCs w:val="21"/>
              </w:rPr>
              <w:t>Value</w:t>
            </w:r>
          </w:p>
        </w:tc>
        <w:tc>
          <w:tcPr>
            <w:tcW w:w="853" w:type="dxa"/>
            <w:vAlign w:val="center"/>
          </w:tcPr>
          <w:p w14:paraId="334777F6" w14:textId="77777777" w:rsidR="00B97F3A" w:rsidRPr="0057581B" w:rsidRDefault="00B97F3A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Owner</w:t>
            </w:r>
          </w:p>
        </w:tc>
        <w:tc>
          <w:tcPr>
            <w:tcW w:w="1078" w:type="dxa"/>
            <w:vAlign w:val="center"/>
          </w:tcPr>
          <w:p w14:paraId="57D1E29F" w14:textId="77777777" w:rsidR="00B97F3A" w:rsidRPr="0057581B" w:rsidRDefault="00B97F3A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Receiver</w:t>
            </w:r>
          </w:p>
        </w:tc>
        <w:tc>
          <w:tcPr>
            <w:tcW w:w="992" w:type="dxa"/>
            <w:vAlign w:val="center"/>
          </w:tcPr>
          <w:p w14:paraId="29EFC7D4" w14:textId="77777777" w:rsidR="00B97F3A" w:rsidRPr="0057581B" w:rsidRDefault="00B97F3A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Remark</w:t>
            </w:r>
          </w:p>
        </w:tc>
      </w:tr>
      <w:tr w:rsidR="00B97F3A" w:rsidRPr="0057581B" w14:paraId="3AA13E76" w14:textId="77777777" w:rsidTr="00F11BDD">
        <w:trPr>
          <w:trHeight w:val="698"/>
          <w:jc w:val="center"/>
        </w:trPr>
        <w:tc>
          <w:tcPr>
            <w:tcW w:w="2228" w:type="dxa"/>
            <w:vAlign w:val="center"/>
          </w:tcPr>
          <w:p w14:paraId="022E3477" w14:textId="683570F8" w:rsidR="00B97F3A" w:rsidRPr="00B97F3A" w:rsidRDefault="001413F1" w:rsidP="00B97F3A">
            <w:pPr>
              <w:spacing w:line="240" w:lineRule="atLeast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Drive</w:t>
            </w:r>
            <w:r w:rsidR="00082489">
              <w:rPr>
                <w:rFonts w:ascii="Arial" w:hAnsi="Arial"/>
                <w:color w:val="000000"/>
              </w:rPr>
              <w:t>r</w:t>
            </w:r>
            <w:r w:rsidR="001A2990" w:rsidRPr="001A2990">
              <w:rPr>
                <w:rFonts w:ascii="Arial" w:hAnsi="Arial"/>
                <w:color w:val="000000"/>
              </w:rPr>
              <w:t>DoorLockSts</w:t>
            </w:r>
          </w:p>
        </w:tc>
        <w:tc>
          <w:tcPr>
            <w:tcW w:w="850" w:type="dxa"/>
            <w:vAlign w:val="center"/>
          </w:tcPr>
          <w:p w14:paraId="419F6237" w14:textId="77777777" w:rsidR="00B97F3A" w:rsidRPr="0057581B" w:rsidRDefault="001A2990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1A2990">
              <w:rPr>
                <w:rFonts w:ascii="Arial" w:hAnsi="Arial" w:cs="Arial"/>
                <w:bCs/>
                <w:kern w:val="0"/>
                <w:szCs w:val="21"/>
              </w:rPr>
              <w:t>1</w:t>
            </w:r>
          </w:p>
        </w:tc>
        <w:tc>
          <w:tcPr>
            <w:tcW w:w="2278" w:type="dxa"/>
            <w:vAlign w:val="center"/>
          </w:tcPr>
          <w:p w14:paraId="1A87BF89" w14:textId="77777777" w:rsidR="001A2990" w:rsidRPr="001A2990" w:rsidRDefault="001A2990" w:rsidP="001A2990">
            <w:pPr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1A2990">
              <w:rPr>
                <w:rFonts w:ascii="Arial" w:hAnsi="Arial" w:cs="Arial"/>
                <w:bCs/>
                <w:kern w:val="0"/>
                <w:szCs w:val="21"/>
              </w:rPr>
              <w:t>Lock</w:t>
            </w:r>
          </w:p>
          <w:p w14:paraId="64CBB64C" w14:textId="77777777" w:rsidR="00B97F3A" w:rsidRPr="007005F7" w:rsidRDefault="001A2990" w:rsidP="001A299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1A2990">
              <w:rPr>
                <w:rFonts w:ascii="Arial" w:hAnsi="Arial" w:cs="Arial"/>
                <w:bCs/>
                <w:kern w:val="0"/>
                <w:szCs w:val="21"/>
              </w:rPr>
              <w:t>Unlock</w:t>
            </w:r>
          </w:p>
        </w:tc>
        <w:tc>
          <w:tcPr>
            <w:tcW w:w="992" w:type="dxa"/>
            <w:vAlign w:val="center"/>
          </w:tcPr>
          <w:p w14:paraId="761D5F0B" w14:textId="77777777" w:rsidR="00B97F3A" w:rsidRDefault="001A2990" w:rsidP="005F24BE">
            <w:pPr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>0x0</w:t>
            </w:r>
          </w:p>
          <w:p w14:paraId="5FD4163D" w14:textId="77777777" w:rsidR="001A2990" w:rsidRPr="007005F7" w:rsidRDefault="001A2990" w:rsidP="005F24BE">
            <w:pPr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>0x1</w:t>
            </w:r>
          </w:p>
        </w:tc>
        <w:tc>
          <w:tcPr>
            <w:tcW w:w="853" w:type="dxa"/>
            <w:vAlign w:val="center"/>
          </w:tcPr>
          <w:p w14:paraId="66661C11" w14:textId="77777777" w:rsidR="00B97F3A" w:rsidRPr="0057581B" w:rsidRDefault="00B97F3A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 w:hint="eastAsia"/>
                <w:bCs/>
                <w:kern w:val="0"/>
                <w:szCs w:val="21"/>
              </w:rPr>
              <w:t>BDM</w:t>
            </w:r>
          </w:p>
        </w:tc>
        <w:tc>
          <w:tcPr>
            <w:tcW w:w="1078" w:type="dxa"/>
            <w:vAlign w:val="center"/>
          </w:tcPr>
          <w:p w14:paraId="764FA651" w14:textId="77777777" w:rsidR="00B97F3A" w:rsidRPr="0057581B" w:rsidRDefault="00B97F3A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 w:hint="eastAsia"/>
                <w:bCs/>
                <w:kern w:val="0"/>
                <w:szCs w:val="21"/>
              </w:rPr>
              <w:t>DCM</w:t>
            </w:r>
          </w:p>
        </w:tc>
        <w:tc>
          <w:tcPr>
            <w:tcW w:w="992" w:type="dxa"/>
            <w:vAlign w:val="center"/>
          </w:tcPr>
          <w:p w14:paraId="68AC7213" w14:textId="77777777" w:rsidR="00B97F3A" w:rsidRPr="0057581B" w:rsidRDefault="00B97F3A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B5699C" w:rsidRPr="0057581B" w14:paraId="45A867EA" w14:textId="77777777" w:rsidTr="00F11BDD">
        <w:trPr>
          <w:trHeight w:val="454"/>
          <w:jc w:val="center"/>
        </w:trPr>
        <w:tc>
          <w:tcPr>
            <w:tcW w:w="2228" w:type="dxa"/>
            <w:vAlign w:val="center"/>
          </w:tcPr>
          <w:p w14:paraId="56E5FC7F" w14:textId="77777777" w:rsidR="00B5699C" w:rsidRPr="001A2990" w:rsidRDefault="001A2990" w:rsidP="00B97F3A">
            <w:pPr>
              <w:spacing w:line="240" w:lineRule="atLeast"/>
            </w:pPr>
            <w:r>
              <w:lastRenderedPageBreak/>
              <w:t>SlaveVehMod</w:t>
            </w:r>
          </w:p>
        </w:tc>
        <w:tc>
          <w:tcPr>
            <w:tcW w:w="850" w:type="dxa"/>
            <w:vAlign w:val="center"/>
          </w:tcPr>
          <w:p w14:paraId="501486DA" w14:textId="77777777" w:rsidR="00B5699C" w:rsidRPr="0057581B" w:rsidRDefault="00B5699C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 w:hint="eastAsia"/>
                <w:bCs/>
                <w:kern w:val="0"/>
                <w:szCs w:val="21"/>
              </w:rPr>
              <w:t>3</w:t>
            </w:r>
          </w:p>
        </w:tc>
        <w:tc>
          <w:tcPr>
            <w:tcW w:w="2278" w:type="dxa"/>
            <w:vAlign w:val="center"/>
          </w:tcPr>
          <w:p w14:paraId="3E86368E" w14:textId="77777777" w:rsidR="001A2990" w:rsidRDefault="001A2990" w:rsidP="001A2990">
            <w:pPr>
              <w:autoSpaceDE w:val="0"/>
              <w:autoSpaceDN w:val="0"/>
              <w:adjustRightInd w:val="0"/>
              <w:jc w:val="center"/>
            </w:pPr>
            <w:r>
              <w:t>Factory </w:t>
            </w:r>
            <w:r>
              <w:br/>
              <w:t>Transport</w:t>
            </w:r>
            <w:r>
              <w:br/>
              <w:t>Normal</w:t>
            </w:r>
          </w:p>
          <w:p w14:paraId="3DE7CBDD" w14:textId="77777777" w:rsidR="001A2990" w:rsidRDefault="001A2990" w:rsidP="001A2990">
            <w:pPr>
              <w:autoSpaceDE w:val="0"/>
              <w:autoSpaceDN w:val="0"/>
              <w:adjustRightInd w:val="0"/>
              <w:jc w:val="center"/>
            </w:pPr>
            <w:r>
              <w:t> Dyno </w:t>
            </w:r>
          </w:p>
          <w:p w14:paraId="0084B4CE" w14:textId="77777777" w:rsidR="00B5699C" w:rsidRPr="0057581B" w:rsidRDefault="001A2990" w:rsidP="001A299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t> Crash</w:t>
            </w:r>
            <w:r>
              <w:br/>
              <w:t>Factory Paused </w:t>
            </w:r>
            <w:r>
              <w:br/>
              <w:t>Transport Paused</w:t>
            </w:r>
            <w:r>
              <w:br/>
              <w:t>Reserved</w:t>
            </w:r>
          </w:p>
        </w:tc>
        <w:tc>
          <w:tcPr>
            <w:tcW w:w="992" w:type="dxa"/>
            <w:vAlign w:val="center"/>
          </w:tcPr>
          <w:p w14:paraId="7E18FC4D" w14:textId="77777777" w:rsidR="00B5699C" w:rsidRDefault="001A2990" w:rsidP="00B5699C">
            <w:pPr>
              <w:autoSpaceDE w:val="0"/>
              <w:autoSpaceDN w:val="0"/>
              <w:adjustRightInd w:val="0"/>
              <w:jc w:val="center"/>
            </w:pPr>
            <w:r>
              <w:t>0x0</w:t>
            </w:r>
          </w:p>
          <w:p w14:paraId="1F942264" w14:textId="77777777" w:rsidR="001A2990" w:rsidRDefault="001A2990" w:rsidP="00B5699C">
            <w:pPr>
              <w:autoSpaceDE w:val="0"/>
              <w:autoSpaceDN w:val="0"/>
              <w:adjustRightInd w:val="0"/>
              <w:jc w:val="center"/>
            </w:pPr>
            <w:r>
              <w:t>0x1</w:t>
            </w:r>
          </w:p>
          <w:p w14:paraId="10F8247B" w14:textId="77777777" w:rsidR="001A2990" w:rsidRDefault="001A2990" w:rsidP="00B5699C">
            <w:pPr>
              <w:autoSpaceDE w:val="0"/>
              <w:autoSpaceDN w:val="0"/>
              <w:adjustRightInd w:val="0"/>
              <w:jc w:val="center"/>
            </w:pPr>
            <w:r>
              <w:t>0x2</w:t>
            </w:r>
          </w:p>
          <w:p w14:paraId="1A9C4778" w14:textId="77777777" w:rsidR="001A2990" w:rsidRDefault="001A2990" w:rsidP="00B5699C">
            <w:pPr>
              <w:autoSpaceDE w:val="0"/>
              <w:autoSpaceDN w:val="0"/>
              <w:adjustRightInd w:val="0"/>
              <w:jc w:val="center"/>
            </w:pPr>
            <w:r>
              <w:t>0x3</w:t>
            </w:r>
          </w:p>
          <w:p w14:paraId="786E96B0" w14:textId="77777777" w:rsidR="001A2990" w:rsidRDefault="001A2990" w:rsidP="00B5699C">
            <w:pPr>
              <w:autoSpaceDE w:val="0"/>
              <w:autoSpaceDN w:val="0"/>
              <w:adjustRightInd w:val="0"/>
              <w:jc w:val="center"/>
            </w:pPr>
            <w:r>
              <w:t>0x4</w:t>
            </w:r>
          </w:p>
          <w:p w14:paraId="4597E4CF" w14:textId="77777777" w:rsidR="001A2990" w:rsidRDefault="001A2990" w:rsidP="00B5699C">
            <w:pPr>
              <w:autoSpaceDE w:val="0"/>
              <w:autoSpaceDN w:val="0"/>
              <w:adjustRightInd w:val="0"/>
              <w:jc w:val="center"/>
            </w:pPr>
            <w:r>
              <w:t>0x5</w:t>
            </w:r>
          </w:p>
          <w:p w14:paraId="6F31B13D" w14:textId="77777777" w:rsidR="001A2990" w:rsidRDefault="001A2990" w:rsidP="00B5699C">
            <w:pPr>
              <w:autoSpaceDE w:val="0"/>
              <w:autoSpaceDN w:val="0"/>
              <w:adjustRightInd w:val="0"/>
              <w:jc w:val="center"/>
            </w:pPr>
            <w:r>
              <w:t>0x6</w:t>
            </w:r>
          </w:p>
          <w:p w14:paraId="60695B68" w14:textId="77777777" w:rsidR="001A2990" w:rsidRPr="0057581B" w:rsidRDefault="001A2990" w:rsidP="00B5699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t>0x7</w:t>
            </w:r>
          </w:p>
        </w:tc>
        <w:tc>
          <w:tcPr>
            <w:tcW w:w="853" w:type="dxa"/>
            <w:vAlign w:val="center"/>
          </w:tcPr>
          <w:p w14:paraId="44E49480" w14:textId="77777777" w:rsidR="00B5699C" w:rsidRPr="0057581B" w:rsidRDefault="00B5699C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 w:hint="eastAsia"/>
                <w:bCs/>
                <w:kern w:val="0"/>
                <w:szCs w:val="21"/>
              </w:rPr>
              <w:t>BDM</w:t>
            </w:r>
          </w:p>
        </w:tc>
        <w:tc>
          <w:tcPr>
            <w:tcW w:w="1078" w:type="dxa"/>
            <w:vAlign w:val="center"/>
          </w:tcPr>
          <w:p w14:paraId="1021C5AC" w14:textId="77777777" w:rsidR="00B5699C" w:rsidRPr="0057581B" w:rsidRDefault="00B5699C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 w:hint="eastAsia"/>
                <w:bCs/>
                <w:kern w:val="0"/>
                <w:szCs w:val="21"/>
              </w:rPr>
              <w:t>DCM</w:t>
            </w:r>
          </w:p>
        </w:tc>
        <w:tc>
          <w:tcPr>
            <w:tcW w:w="992" w:type="dxa"/>
            <w:vAlign w:val="center"/>
          </w:tcPr>
          <w:p w14:paraId="7AA922C9" w14:textId="77777777" w:rsidR="00B5699C" w:rsidRPr="0057581B" w:rsidRDefault="00B5699C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F015F0" w:rsidRPr="0057581B" w14:paraId="76CBE7DC" w14:textId="77777777" w:rsidTr="00F11BDD">
        <w:trPr>
          <w:trHeight w:val="454"/>
          <w:jc w:val="center"/>
        </w:trPr>
        <w:tc>
          <w:tcPr>
            <w:tcW w:w="2228" w:type="dxa"/>
            <w:vAlign w:val="center"/>
          </w:tcPr>
          <w:p w14:paraId="68A74F40" w14:textId="77777777" w:rsidR="00F015F0" w:rsidRPr="00650705" w:rsidRDefault="00F015F0" w:rsidP="00B5699C">
            <w:pPr>
              <w:spacing w:line="240" w:lineRule="atLeast"/>
            </w:pPr>
            <w:r w:rsidRPr="00650705">
              <w:t>DriverDoorSts</w:t>
            </w:r>
          </w:p>
        </w:tc>
        <w:tc>
          <w:tcPr>
            <w:tcW w:w="850" w:type="dxa"/>
            <w:vAlign w:val="center"/>
          </w:tcPr>
          <w:p w14:paraId="759842E2" w14:textId="77777777" w:rsidR="00F015F0" w:rsidRPr="00650705" w:rsidRDefault="00F015F0" w:rsidP="005F24BE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1</w:t>
            </w:r>
          </w:p>
        </w:tc>
        <w:tc>
          <w:tcPr>
            <w:tcW w:w="2278" w:type="dxa"/>
            <w:vAlign w:val="center"/>
          </w:tcPr>
          <w:p w14:paraId="6D4AC2DF" w14:textId="77777777" w:rsidR="00F015F0" w:rsidRPr="00650705" w:rsidRDefault="00F015F0" w:rsidP="00F015F0">
            <w:pPr>
              <w:spacing w:line="240" w:lineRule="atLeast"/>
              <w:jc w:val="center"/>
            </w:pPr>
            <w:r w:rsidRPr="00650705">
              <w:rPr>
                <w:rFonts w:hint="eastAsia"/>
              </w:rPr>
              <w:t>Close</w:t>
            </w:r>
          </w:p>
          <w:p w14:paraId="6822DF11" w14:textId="77777777" w:rsidR="00F015F0" w:rsidRPr="00650705" w:rsidRDefault="00F015F0" w:rsidP="00F015F0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Open</w:t>
            </w:r>
          </w:p>
        </w:tc>
        <w:tc>
          <w:tcPr>
            <w:tcW w:w="992" w:type="dxa"/>
            <w:vAlign w:val="center"/>
          </w:tcPr>
          <w:p w14:paraId="1CD48B56" w14:textId="77777777" w:rsidR="00F015F0" w:rsidRPr="00650705" w:rsidRDefault="00F015F0" w:rsidP="005F24BE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0</w:t>
            </w:r>
          </w:p>
          <w:p w14:paraId="20F214E5" w14:textId="77777777" w:rsidR="00F015F0" w:rsidRPr="00650705" w:rsidRDefault="00F015F0" w:rsidP="005F24BE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1</w:t>
            </w:r>
          </w:p>
        </w:tc>
        <w:tc>
          <w:tcPr>
            <w:tcW w:w="853" w:type="dxa"/>
            <w:vAlign w:val="center"/>
          </w:tcPr>
          <w:p w14:paraId="021866F1" w14:textId="77777777" w:rsidR="00F015F0" w:rsidRPr="00650705" w:rsidRDefault="00CC5BAF" w:rsidP="005F24BE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DCM</w:t>
            </w:r>
          </w:p>
        </w:tc>
        <w:tc>
          <w:tcPr>
            <w:tcW w:w="1078" w:type="dxa"/>
            <w:vAlign w:val="center"/>
          </w:tcPr>
          <w:p w14:paraId="7D31E58B" w14:textId="77777777" w:rsidR="00F015F0" w:rsidRPr="00650705" w:rsidRDefault="00CC5BAF" w:rsidP="005F24BE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BDM</w:t>
            </w:r>
          </w:p>
        </w:tc>
        <w:tc>
          <w:tcPr>
            <w:tcW w:w="992" w:type="dxa"/>
            <w:vAlign w:val="center"/>
          </w:tcPr>
          <w:p w14:paraId="7E3FF5F6" w14:textId="77777777" w:rsidR="00F015F0" w:rsidRPr="0057581B" w:rsidRDefault="00F015F0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CC5BAF" w:rsidRPr="0057581B" w14:paraId="4E777A10" w14:textId="77777777" w:rsidTr="00F11BDD">
        <w:trPr>
          <w:trHeight w:val="454"/>
          <w:jc w:val="center"/>
        </w:trPr>
        <w:tc>
          <w:tcPr>
            <w:tcW w:w="2228" w:type="dxa"/>
            <w:vAlign w:val="center"/>
          </w:tcPr>
          <w:p w14:paraId="078AC8C1" w14:textId="77777777" w:rsidR="00CC5BAF" w:rsidRPr="00650705" w:rsidRDefault="00CC5BAF" w:rsidP="00CC5BAF">
            <w:pPr>
              <w:spacing w:line="240" w:lineRule="atLeast"/>
            </w:pPr>
            <w:r w:rsidRPr="00650705">
              <w:t>PsngrDoorSts</w:t>
            </w:r>
          </w:p>
        </w:tc>
        <w:tc>
          <w:tcPr>
            <w:tcW w:w="850" w:type="dxa"/>
            <w:vAlign w:val="center"/>
          </w:tcPr>
          <w:p w14:paraId="724441E4" w14:textId="77777777" w:rsidR="00CC5BAF" w:rsidRPr="00650705" w:rsidRDefault="00CC5BAF" w:rsidP="00CC5BAF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1</w:t>
            </w:r>
          </w:p>
        </w:tc>
        <w:tc>
          <w:tcPr>
            <w:tcW w:w="2278" w:type="dxa"/>
            <w:vAlign w:val="center"/>
          </w:tcPr>
          <w:p w14:paraId="3FA0C75B" w14:textId="77777777" w:rsidR="00CC5BAF" w:rsidRPr="00650705" w:rsidRDefault="00CC5BAF" w:rsidP="00CC5BAF">
            <w:pPr>
              <w:spacing w:line="240" w:lineRule="atLeast"/>
              <w:jc w:val="center"/>
            </w:pPr>
            <w:r w:rsidRPr="00650705">
              <w:rPr>
                <w:rFonts w:hint="eastAsia"/>
              </w:rPr>
              <w:t>Close</w:t>
            </w:r>
          </w:p>
          <w:p w14:paraId="160CCDE5" w14:textId="77777777" w:rsidR="00CC5BAF" w:rsidRPr="00650705" w:rsidRDefault="00CC5BAF" w:rsidP="00CC5BAF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Open</w:t>
            </w:r>
          </w:p>
        </w:tc>
        <w:tc>
          <w:tcPr>
            <w:tcW w:w="992" w:type="dxa"/>
            <w:vAlign w:val="center"/>
          </w:tcPr>
          <w:p w14:paraId="044389E2" w14:textId="77777777" w:rsidR="00CC5BAF" w:rsidRPr="00650705" w:rsidRDefault="00CC5BAF" w:rsidP="00CC5BAF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0</w:t>
            </w:r>
          </w:p>
          <w:p w14:paraId="2E0D65B7" w14:textId="77777777" w:rsidR="00CC5BAF" w:rsidRPr="00650705" w:rsidRDefault="00CC5BAF" w:rsidP="00CC5BAF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1</w:t>
            </w:r>
          </w:p>
        </w:tc>
        <w:tc>
          <w:tcPr>
            <w:tcW w:w="853" w:type="dxa"/>
            <w:vAlign w:val="center"/>
          </w:tcPr>
          <w:p w14:paraId="5303E350" w14:textId="77777777" w:rsidR="00CC5BAF" w:rsidRPr="00650705" w:rsidRDefault="00CC5BAF" w:rsidP="00CC5BAF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DCM</w:t>
            </w:r>
          </w:p>
        </w:tc>
        <w:tc>
          <w:tcPr>
            <w:tcW w:w="1078" w:type="dxa"/>
            <w:vAlign w:val="center"/>
          </w:tcPr>
          <w:p w14:paraId="573458FD" w14:textId="77777777" w:rsidR="00CC5BAF" w:rsidRPr="00650705" w:rsidRDefault="00CC5BAF" w:rsidP="00CC5BAF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BDM</w:t>
            </w:r>
          </w:p>
        </w:tc>
        <w:tc>
          <w:tcPr>
            <w:tcW w:w="992" w:type="dxa"/>
            <w:vAlign w:val="center"/>
          </w:tcPr>
          <w:p w14:paraId="0E46D574" w14:textId="77777777" w:rsidR="00CC5BAF" w:rsidRPr="0057581B" w:rsidRDefault="00CC5BAF" w:rsidP="00CC5BA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CC5BAF" w:rsidRPr="0057581B" w14:paraId="24AB2CD5" w14:textId="77777777" w:rsidTr="00F11BDD">
        <w:trPr>
          <w:trHeight w:val="454"/>
          <w:jc w:val="center"/>
        </w:trPr>
        <w:tc>
          <w:tcPr>
            <w:tcW w:w="2228" w:type="dxa"/>
            <w:vAlign w:val="center"/>
          </w:tcPr>
          <w:p w14:paraId="5892971F" w14:textId="77777777" w:rsidR="00CC5BAF" w:rsidRPr="00650705" w:rsidRDefault="00CC5BAF" w:rsidP="00CC5BAF">
            <w:pPr>
              <w:spacing w:line="240" w:lineRule="atLeast"/>
            </w:pPr>
            <w:r w:rsidRPr="00650705">
              <w:t>LHRdoorSts</w:t>
            </w:r>
          </w:p>
        </w:tc>
        <w:tc>
          <w:tcPr>
            <w:tcW w:w="850" w:type="dxa"/>
            <w:vAlign w:val="center"/>
          </w:tcPr>
          <w:p w14:paraId="0ABC5BE7" w14:textId="77777777" w:rsidR="00CC5BAF" w:rsidRPr="00650705" w:rsidRDefault="00CC5BAF" w:rsidP="00CC5BAF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1</w:t>
            </w:r>
          </w:p>
        </w:tc>
        <w:tc>
          <w:tcPr>
            <w:tcW w:w="2278" w:type="dxa"/>
            <w:vAlign w:val="center"/>
          </w:tcPr>
          <w:p w14:paraId="771E6603" w14:textId="77777777" w:rsidR="00CC5BAF" w:rsidRPr="00650705" w:rsidRDefault="00CC5BAF" w:rsidP="00CC5BAF">
            <w:pPr>
              <w:spacing w:line="240" w:lineRule="atLeast"/>
              <w:jc w:val="center"/>
            </w:pPr>
            <w:r w:rsidRPr="00650705">
              <w:rPr>
                <w:rFonts w:hint="eastAsia"/>
              </w:rPr>
              <w:t>Close</w:t>
            </w:r>
          </w:p>
          <w:p w14:paraId="643C6AA9" w14:textId="77777777" w:rsidR="00CC5BAF" w:rsidRPr="00650705" w:rsidRDefault="00CC5BAF" w:rsidP="00CC5BAF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Open</w:t>
            </w:r>
          </w:p>
        </w:tc>
        <w:tc>
          <w:tcPr>
            <w:tcW w:w="992" w:type="dxa"/>
            <w:vAlign w:val="center"/>
          </w:tcPr>
          <w:p w14:paraId="7CD4D30C" w14:textId="77777777" w:rsidR="00CC5BAF" w:rsidRPr="00650705" w:rsidRDefault="00CC5BAF" w:rsidP="00CC5BAF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0</w:t>
            </w:r>
          </w:p>
          <w:p w14:paraId="0BB164A8" w14:textId="77777777" w:rsidR="00CC5BAF" w:rsidRPr="00650705" w:rsidRDefault="00CC5BAF" w:rsidP="00CC5BAF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1</w:t>
            </w:r>
          </w:p>
        </w:tc>
        <w:tc>
          <w:tcPr>
            <w:tcW w:w="853" w:type="dxa"/>
            <w:vAlign w:val="center"/>
          </w:tcPr>
          <w:p w14:paraId="2F6F26B9" w14:textId="77777777" w:rsidR="00CC5BAF" w:rsidRPr="00650705" w:rsidRDefault="00CC5BAF" w:rsidP="00CC5BAF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DCM</w:t>
            </w:r>
          </w:p>
        </w:tc>
        <w:tc>
          <w:tcPr>
            <w:tcW w:w="1078" w:type="dxa"/>
            <w:vAlign w:val="center"/>
          </w:tcPr>
          <w:p w14:paraId="562D48B1" w14:textId="77777777" w:rsidR="00CC5BAF" w:rsidRPr="00650705" w:rsidRDefault="00CC5BAF" w:rsidP="00CC5BAF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BDM</w:t>
            </w:r>
          </w:p>
        </w:tc>
        <w:tc>
          <w:tcPr>
            <w:tcW w:w="992" w:type="dxa"/>
            <w:vAlign w:val="center"/>
          </w:tcPr>
          <w:p w14:paraId="224AA510" w14:textId="77777777" w:rsidR="00CC5BAF" w:rsidRPr="0057581B" w:rsidRDefault="00CC5BAF" w:rsidP="00CC5BA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CC5BAF" w:rsidRPr="00880964" w14:paraId="5AF60905" w14:textId="77777777" w:rsidTr="00F11BDD">
        <w:trPr>
          <w:trHeight w:val="454"/>
          <w:jc w:val="center"/>
        </w:trPr>
        <w:tc>
          <w:tcPr>
            <w:tcW w:w="2228" w:type="dxa"/>
            <w:vAlign w:val="center"/>
          </w:tcPr>
          <w:p w14:paraId="55E3AEEF" w14:textId="77777777" w:rsidR="00CC5BAF" w:rsidRPr="00650705" w:rsidRDefault="00CC5BAF" w:rsidP="00CC5BAF">
            <w:pPr>
              <w:spacing w:line="240" w:lineRule="atLeast"/>
            </w:pPr>
            <w:r w:rsidRPr="00650705">
              <w:t>RHRDoorSts</w:t>
            </w:r>
          </w:p>
        </w:tc>
        <w:tc>
          <w:tcPr>
            <w:tcW w:w="850" w:type="dxa"/>
            <w:vAlign w:val="center"/>
          </w:tcPr>
          <w:p w14:paraId="1ABAF293" w14:textId="77777777" w:rsidR="00CC5BAF" w:rsidRPr="00650705" w:rsidRDefault="00CC5BAF" w:rsidP="00CC5BAF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1</w:t>
            </w:r>
          </w:p>
        </w:tc>
        <w:tc>
          <w:tcPr>
            <w:tcW w:w="2278" w:type="dxa"/>
            <w:vAlign w:val="center"/>
          </w:tcPr>
          <w:p w14:paraId="10F8AC86" w14:textId="77777777" w:rsidR="00CC5BAF" w:rsidRPr="00650705" w:rsidRDefault="00CC5BAF" w:rsidP="00CC5BAF">
            <w:pPr>
              <w:spacing w:line="240" w:lineRule="atLeast"/>
              <w:jc w:val="center"/>
            </w:pPr>
            <w:r w:rsidRPr="00650705">
              <w:rPr>
                <w:rFonts w:hint="eastAsia"/>
              </w:rPr>
              <w:t>Close</w:t>
            </w:r>
          </w:p>
          <w:p w14:paraId="2EFF5038" w14:textId="77777777" w:rsidR="00CC5BAF" w:rsidRPr="00650705" w:rsidRDefault="00CC5BAF" w:rsidP="00CC5BAF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Open</w:t>
            </w:r>
          </w:p>
        </w:tc>
        <w:tc>
          <w:tcPr>
            <w:tcW w:w="992" w:type="dxa"/>
            <w:vAlign w:val="center"/>
          </w:tcPr>
          <w:p w14:paraId="13B54F62" w14:textId="77777777" w:rsidR="00CC5BAF" w:rsidRPr="00650705" w:rsidRDefault="00CC5BAF" w:rsidP="00CC5BAF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0</w:t>
            </w:r>
          </w:p>
          <w:p w14:paraId="2DB330AE" w14:textId="77777777" w:rsidR="00CC5BAF" w:rsidRPr="00650705" w:rsidRDefault="00CC5BAF" w:rsidP="00CC5BAF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1</w:t>
            </w:r>
          </w:p>
        </w:tc>
        <w:tc>
          <w:tcPr>
            <w:tcW w:w="853" w:type="dxa"/>
            <w:vAlign w:val="center"/>
          </w:tcPr>
          <w:p w14:paraId="4E5F4107" w14:textId="77777777" w:rsidR="00CC5BAF" w:rsidRPr="00650705" w:rsidRDefault="00CC5BAF" w:rsidP="00CC5BAF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DCM</w:t>
            </w:r>
          </w:p>
        </w:tc>
        <w:tc>
          <w:tcPr>
            <w:tcW w:w="1078" w:type="dxa"/>
            <w:vAlign w:val="center"/>
          </w:tcPr>
          <w:p w14:paraId="374E7DC3" w14:textId="77777777" w:rsidR="00CC5BAF" w:rsidRPr="00650705" w:rsidRDefault="00CC5BAF" w:rsidP="00CC5BAF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BDM</w:t>
            </w:r>
          </w:p>
        </w:tc>
        <w:tc>
          <w:tcPr>
            <w:tcW w:w="992" w:type="dxa"/>
            <w:vAlign w:val="center"/>
          </w:tcPr>
          <w:p w14:paraId="593B81F9" w14:textId="77777777" w:rsidR="00CC5BAF" w:rsidRPr="00880964" w:rsidRDefault="00CC5BAF" w:rsidP="00CC5BA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F015F0" w:rsidRPr="00880964" w14:paraId="53C74986" w14:textId="77777777" w:rsidTr="00F11BDD">
        <w:trPr>
          <w:trHeight w:val="454"/>
          <w:jc w:val="center"/>
        </w:trPr>
        <w:tc>
          <w:tcPr>
            <w:tcW w:w="2228" w:type="dxa"/>
            <w:vAlign w:val="center"/>
          </w:tcPr>
          <w:p w14:paraId="2BC4DD4F" w14:textId="77777777" w:rsidR="00F015F0" w:rsidRPr="00650705" w:rsidRDefault="003B641D" w:rsidP="00B5699C">
            <w:pPr>
              <w:spacing w:line="240" w:lineRule="atLeast"/>
            </w:pPr>
            <w:r w:rsidRPr="00650705">
              <w:rPr>
                <w:rFonts w:hint="eastAsia"/>
              </w:rPr>
              <w:t>VehPwrMod</w:t>
            </w:r>
          </w:p>
        </w:tc>
        <w:tc>
          <w:tcPr>
            <w:tcW w:w="850" w:type="dxa"/>
            <w:vAlign w:val="center"/>
          </w:tcPr>
          <w:p w14:paraId="3A6AE708" w14:textId="77777777" w:rsidR="00F015F0" w:rsidRPr="00650705" w:rsidRDefault="003B641D" w:rsidP="00F015F0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3</w:t>
            </w:r>
          </w:p>
        </w:tc>
        <w:tc>
          <w:tcPr>
            <w:tcW w:w="2278" w:type="dxa"/>
            <w:vAlign w:val="center"/>
          </w:tcPr>
          <w:p w14:paraId="322DF4C0" w14:textId="77777777" w:rsidR="003B641D" w:rsidRPr="00650705" w:rsidRDefault="003B641D" w:rsidP="003B641D">
            <w:pPr>
              <w:spacing w:line="240" w:lineRule="atLeast"/>
              <w:jc w:val="center"/>
            </w:pPr>
            <w:r w:rsidRPr="00650705">
              <w:t>OFF</w:t>
            </w:r>
          </w:p>
          <w:p w14:paraId="2813313C" w14:textId="77777777" w:rsidR="003B641D" w:rsidRPr="00650705" w:rsidRDefault="003B641D" w:rsidP="003B641D">
            <w:pPr>
              <w:spacing w:line="240" w:lineRule="atLeast"/>
              <w:jc w:val="center"/>
            </w:pPr>
            <w:r w:rsidRPr="00650705">
              <w:t>ACC</w:t>
            </w:r>
          </w:p>
          <w:p w14:paraId="03548937" w14:textId="77777777" w:rsidR="003B641D" w:rsidRPr="00650705" w:rsidRDefault="003B641D" w:rsidP="003B641D">
            <w:pPr>
              <w:spacing w:line="240" w:lineRule="atLeast"/>
              <w:jc w:val="center"/>
            </w:pPr>
            <w:r w:rsidRPr="00650705">
              <w:t>ON</w:t>
            </w:r>
          </w:p>
          <w:p w14:paraId="5D20C238" w14:textId="77777777" w:rsidR="003B641D" w:rsidRPr="00650705" w:rsidRDefault="003B641D" w:rsidP="003B641D">
            <w:pPr>
              <w:spacing w:line="240" w:lineRule="atLeast"/>
              <w:jc w:val="center"/>
            </w:pPr>
            <w:r w:rsidRPr="00650705">
              <w:t xml:space="preserve"> Crank</w:t>
            </w:r>
          </w:p>
          <w:p w14:paraId="4CC7C3E0" w14:textId="77777777" w:rsidR="003B641D" w:rsidRPr="00650705" w:rsidRDefault="009465FE" w:rsidP="009465FE">
            <w:pPr>
              <w:spacing w:line="240" w:lineRule="atLeast"/>
              <w:jc w:val="center"/>
            </w:pPr>
            <w:r w:rsidRPr="00650705">
              <w:t>Running</w:t>
            </w:r>
          </w:p>
          <w:p w14:paraId="26B23793" w14:textId="77777777" w:rsidR="009465FE" w:rsidRPr="00650705" w:rsidRDefault="009465FE" w:rsidP="009465FE">
            <w:pPr>
              <w:spacing w:line="240" w:lineRule="atLeast"/>
              <w:jc w:val="center"/>
            </w:pPr>
            <w:r w:rsidRPr="00650705">
              <w:t>Reserved</w:t>
            </w:r>
          </w:p>
        </w:tc>
        <w:tc>
          <w:tcPr>
            <w:tcW w:w="992" w:type="dxa"/>
            <w:vAlign w:val="center"/>
          </w:tcPr>
          <w:p w14:paraId="1E0ADC05" w14:textId="77777777" w:rsidR="00F015F0" w:rsidRPr="00650705" w:rsidRDefault="00F015F0" w:rsidP="00F015F0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00</w:t>
            </w:r>
            <w:r w:rsidR="003B641D" w:rsidRPr="00650705">
              <w:rPr>
                <w:rFonts w:hint="eastAsia"/>
              </w:rPr>
              <w:t>0</w:t>
            </w:r>
          </w:p>
          <w:p w14:paraId="21A76896" w14:textId="77777777" w:rsidR="00F015F0" w:rsidRPr="00650705" w:rsidRDefault="003B641D" w:rsidP="00F015F0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0</w:t>
            </w:r>
            <w:r w:rsidR="00F015F0" w:rsidRPr="00650705">
              <w:rPr>
                <w:rFonts w:hint="eastAsia"/>
              </w:rPr>
              <w:t>01</w:t>
            </w:r>
          </w:p>
          <w:p w14:paraId="2E6401E2" w14:textId="77777777" w:rsidR="00F015F0" w:rsidRPr="00650705" w:rsidRDefault="003B641D" w:rsidP="00F015F0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0</w:t>
            </w:r>
            <w:r w:rsidR="00F015F0" w:rsidRPr="00650705">
              <w:rPr>
                <w:rFonts w:hint="eastAsia"/>
              </w:rPr>
              <w:t>10</w:t>
            </w:r>
          </w:p>
          <w:p w14:paraId="4DA90834" w14:textId="77777777" w:rsidR="00F015F0" w:rsidRPr="00650705" w:rsidRDefault="003B641D" w:rsidP="00F015F0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0</w:t>
            </w:r>
            <w:r w:rsidR="00F015F0" w:rsidRPr="00650705">
              <w:rPr>
                <w:rFonts w:hint="eastAsia"/>
              </w:rPr>
              <w:t>11</w:t>
            </w:r>
          </w:p>
          <w:p w14:paraId="68AC8935" w14:textId="77777777" w:rsidR="003B641D" w:rsidRPr="00650705" w:rsidRDefault="009465FE" w:rsidP="009465FE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100</w:t>
            </w:r>
          </w:p>
          <w:p w14:paraId="3E1899AF" w14:textId="77777777" w:rsidR="009465FE" w:rsidRPr="00650705" w:rsidRDefault="009465FE" w:rsidP="009465FE">
            <w:pPr>
              <w:autoSpaceDE w:val="0"/>
              <w:autoSpaceDN w:val="0"/>
              <w:adjustRightInd w:val="0"/>
              <w:jc w:val="center"/>
            </w:pPr>
            <w:r w:rsidRPr="00650705">
              <w:t>Others</w:t>
            </w:r>
          </w:p>
        </w:tc>
        <w:tc>
          <w:tcPr>
            <w:tcW w:w="853" w:type="dxa"/>
            <w:vAlign w:val="center"/>
          </w:tcPr>
          <w:p w14:paraId="50CCA9D6" w14:textId="77777777" w:rsidR="00F015F0" w:rsidRPr="00650705" w:rsidRDefault="00F015F0" w:rsidP="00F015F0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BDM</w:t>
            </w:r>
          </w:p>
        </w:tc>
        <w:tc>
          <w:tcPr>
            <w:tcW w:w="1078" w:type="dxa"/>
            <w:vAlign w:val="center"/>
          </w:tcPr>
          <w:p w14:paraId="569C59B9" w14:textId="77777777" w:rsidR="00F015F0" w:rsidRPr="00650705" w:rsidRDefault="00F015F0" w:rsidP="00F015F0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DCM</w:t>
            </w:r>
          </w:p>
        </w:tc>
        <w:tc>
          <w:tcPr>
            <w:tcW w:w="992" w:type="dxa"/>
            <w:vAlign w:val="center"/>
          </w:tcPr>
          <w:p w14:paraId="472AE606" w14:textId="77777777" w:rsidR="00F015F0" w:rsidRPr="009465FE" w:rsidRDefault="00F015F0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FD16DB" w:rsidRPr="00880964" w14:paraId="5F2F21FB" w14:textId="77777777" w:rsidTr="00F11BDD">
        <w:trPr>
          <w:trHeight w:val="454"/>
          <w:jc w:val="center"/>
        </w:trPr>
        <w:tc>
          <w:tcPr>
            <w:tcW w:w="2228" w:type="dxa"/>
            <w:vAlign w:val="center"/>
          </w:tcPr>
          <w:p w14:paraId="1F5C6F40" w14:textId="77777777" w:rsidR="00FD16DB" w:rsidRPr="00650705" w:rsidRDefault="00FD16DB" w:rsidP="00650705">
            <w:pPr>
              <w:spacing w:line="240" w:lineRule="atLeast"/>
            </w:pPr>
            <w:r>
              <w:rPr>
                <w:rFonts w:hint="eastAsia"/>
              </w:rPr>
              <w:t>CrashOutputSts</w:t>
            </w:r>
          </w:p>
        </w:tc>
        <w:tc>
          <w:tcPr>
            <w:tcW w:w="850" w:type="dxa"/>
            <w:vAlign w:val="center"/>
          </w:tcPr>
          <w:p w14:paraId="3824AE5C" w14:textId="77777777" w:rsidR="00FD16DB" w:rsidRPr="00650705" w:rsidRDefault="00FD16DB" w:rsidP="009D1D05">
            <w:pPr>
              <w:autoSpaceDE w:val="0"/>
              <w:autoSpaceDN w:val="0"/>
              <w:adjustRightInd w:val="0"/>
              <w:spacing w:line="240" w:lineRule="atLeast"/>
              <w:jc w:val="center"/>
            </w:pPr>
            <w:r w:rsidRPr="00650705">
              <w:rPr>
                <w:rFonts w:hint="eastAsia"/>
              </w:rPr>
              <w:t>8</w:t>
            </w:r>
          </w:p>
        </w:tc>
        <w:tc>
          <w:tcPr>
            <w:tcW w:w="2278" w:type="dxa"/>
            <w:vAlign w:val="center"/>
          </w:tcPr>
          <w:p w14:paraId="7241DD87" w14:textId="77777777" w:rsidR="00FD16DB" w:rsidRDefault="00FD16DB" w:rsidP="00650705">
            <w:pPr>
              <w:keepNext/>
              <w:spacing w:line="240" w:lineRule="atLeast"/>
              <w:jc w:val="center"/>
            </w:pPr>
            <w:r>
              <w:rPr>
                <w:rFonts w:hint="eastAsia"/>
              </w:rPr>
              <w:t>No Crash</w:t>
            </w:r>
          </w:p>
          <w:p w14:paraId="63DC89A3" w14:textId="77777777" w:rsidR="00FD16DB" w:rsidRDefault="00FD16DB" w:rsidP="00650705">
            <w:pPr>
              <w:keepNext/>
              <w:spacing w:line="240" w:lineRule="atLeast"/>
              <w:jc w:val="center"/>
            </w:pPr>
            <w:r>
              <w:rPr>
                <w:rFonts w:hint="eastAsia"/>
              </w:rPr>
              <w:t>Belt Crash</w:t>
            </w:r>
          </w:p>
          <w:p w14:paraId="1E992D53" w14:textId="77777777" w:rsidR="00FD16DB" w:rsidRDefault="00FD16DB" w:rsidP="00650705">
            <w:pPr>
              <w:keepNext/>
              <w:spacing w:line="240" w:lineRule="atLeast"/>
              <w:jc w:val="center"/>
            </w:pPr>
            <w:r>
              <w:rPr>
                <w:rFonts w:hint="eastAsia"/>
              </w:rPr>
              <w:t>Front Crash</w:t>
            </w:r>
          </w:p>
          <w:p w14:paraId="756C8D56" w14:textId="77777777" w:rsidR="00FD16DB" w:rsidRDefault="00FD16DB" w:rsidP="00650705">
            <w:pPr>
              <w:keepNext/>
              <w:spacing w:line="240" w:lineRule="atLeast"/>
              <w:jc w:val="center"/>
            </w:pPr>
            <w:r>
              <w:rPr>
                <w:rFonts w:hint="eastAsia"/>
              </w:rPr>
              <w:t>Left Side Crash</w:t>
            </w:r>
          </w:p>
          <w:p w14:paraId="60770152" w14:textId="77777777" w:rsidR="00FD16DB" w:rsidRDefault="00FD16DB" w:rsidP="00650705">
            <w:pPr>
              <w:keepNext/>
              <w:spacing w:line="240" w:lineRule="atLeast"/>
              <w:jc w:val="center"/>
            </w:pPr>
            <w:r>
              <w:rPr>
                <w:rFonts w:hint="eastAsia"/>
              </w:rPr>
              <w:t>Right Side Crash</w:t>
            </w:r>
          </w:p>
          <w:p w14:paraId="507A81FA" w14:textId="77777777" w:rsidR="00FD16DB" w:rsidRPr="00650705" w:rsidRDefault="00FD16DB" w:rsidP="00650705">
            <w:pPr>
              <w:spacing w:line="240" w:lineRule="atLeast"/>
              <w:jc w:val="center"/>
            </w:pPr>
            <w:r>
              <w:rPr>
                <w:rFonts w:hint="eastAsia"/>
              </w:rPr>
              <w:t>Rear Crash</w:t>
            </w:r>
          </w:p>
        </w:tc>
        <w:tc>
          <w:tcPr>
            <w:tcW w:w="992" w:type="dxa"/>
            <w:vAlign w:val="center"/>
          </w:tcPr>
          <w:p w14:paraId="06D92FD6" w14:textId="77777777" w:rsidR="00FD16DB" w:rsidRPr="00650705" w:rsidRDefault="00FD16DB" w:rsidP="00650705">
            <w:pPr>
              <w:autoSpaceDE w:val="0"/>
              <w:autoSpaceDN w:val="0"/>
              <w:adjustRightInd w:val="0"/>
              <w:spacing w:line="240" w:lineRule="atLeast"/>
              <w:jc w:val="center"/>
            </w:pPr>
            <w:r w:rsidRPr="00650705">
              <w:rPr>
                <w:rFonts w:hint="eastAsia"/>
              </w:rPr>
              <w:t>0x0</w:t>
            </w:r>
          </w:p>
          <w:p w14:paraId="550CDA51" w14:textId="77777777" w:rsidR="00FD16DB" w:rsidRPr="00650705" w:rsidRDefault="00FD16DB" w:rsidP="00650705">
            <w:pPr>
              <w:autoSpaceDE w:val="0"/>
              <w:autoSpaceDN w:val="0"/>
              <w:adjustRightInd w:val="0"/>
              <w:spacing w:line="240" w:lineRule="atLeast"/>
              <w:jc w:val="center"/>
            </w:pPr>
            <w:r w:rsidRPr="00650705">
              <w:rPr>
                <w:rFonts w:hint="eastAsia"/>
              </w:rPr>
              <w:t>0x1</w:t>
            </w:r>
          </w:p>
          <w:p w14:paraId="69202A64" w14:textId="77777777" w:rsidR="00FD16DB" w:rsidRPr="00650705" w:rsidRDefault="00FD16DB" w:rsidP="00650705">
            <w:pPr>
              <w:autoSpaceDE w:val="0"/>
              <w:autoSpaceDN w:val="0"/>
              <w:adjustRightInd w:val="0"/>
              <w:spacing w:line="240" w:lineRule="atLeast"/>
              <w:jc w:val="center"/>
            </w:pPr>
            <w:r w:rsidRPr="00650705">
              <w:rPr>
                <w:rFonts w:hint="eastAsia"/>
              </w:rPr>
              <w:t>0x2</w:t>
            </w:r>
          </w:p>
          <w:p w14:paraId="12073DC9" w14:textId="77777777" w:rsidR="00FD16DB" w:rsidRPr="00650705" w:rsidRDefault="00FD16DB" w:rsidP="00650705">
            <w:pPr>
              <w:autoSpaceDE w:val="0"/>
              <w:autoSpaceDN w:val="0"/>
              <w:adjustRightInd w:val="0"/>
              <w:spacing w:line="240" w:lineRule="atLeast"/>
              <w:jc w:val="center"/>
            </w:pPr>
            <w:r w:rsidRPr="00650705">
              <w:rPr>
                <w:rFonts w:hint="eastAsia"/>
              </w:rPr>
              <w:t>0x4</w:t>
            </w:r>
          </w:p>
          <w:p w14:paraId="3AD9FA5F" w14:textId="77777777" w:rsidR="00FD16DB" w:rsidRPr="00650705" w:rsidRDefault="00FD16DB" w:rsidP="00650705">
            <w:pPr>
              <w:autoSpaceDE w:val="0"/>
              <w:autoSpaceDN w:val="0"/>
              <w:adjustRightInd w:val="0"/>
              <w:spacing w:line="240" w:lineRule="atLeast"/>
              <w:jc w:val="center"/>
            </w:pPr>
            <w:r w:rsidRPr="00650705">
              <w:rPr>
                <w:rFonts w:hint="eastAsia"/>
              </w:rPr>
              <w:t>0x8</w:t>
            </w:r>
          </w:p>
          <w:p w14:paraId="5766EABF" w14:textId="77777777" w:rsidR="00FD16DB" w:rsidRPr="00650705" w:rsidRDefault="00FD16DB" w:rsidP="00650705">
            <w:pPr>
              <w:autoSpaceDE w:val="0"/>
              <w:autoSpaceDN w:val="0"/>
              <w:adjustRightInd w:val="0"/>
              <w:spacing w:line="240" w:lineRule="atLeast"/>
              <w:jc w:val="center"/>
            </w:pPr>
            <w:r w:rsidRPr="00650705">
              <w:rPr>
                <w:rFonts w:hint="eastAsia"/>
              </w:rPr>
              <w:t>0x10</w:t>
            </w:r>
          </w:p>
        </w:tc>
        <w:tc>
          <w:tcPr>
            <w:tcW w:w="853" w:type="dxa"/>
            <w:vAlign w:val="center"/>
          </w:tcPr>
          <w:p w14:paraId="2248923B" w14:textId="77777777" w:rsidR="00FD16DB" w:rsidRDefault="00FD16DB" w:rsidP="00650705">
            <w:pPr>
              <w:spacing w:line="240" w:lineRule="atLeast"/>
            </w:pPr>
            <w:r>
              <w:rPr>
                <w:rFonts w:hint="eastAsia"/>
              </w:rPr>
              <w:t>ABM</w:t>
            </w:r>
          </w:p>
        </w:tc>
        <w:tc>
          <w:tcPr>
            <w:tcW w:w="1078" w:type="dxa"/>
            <w:vAlign w:val="center"/>
          </w:tcPr>
          <w:p w14:paraId="551EAA0A" w14:textId="77777777" w:rsidR="00FD16DB" w:rsidRPr="00650705" w:rsidRDefault="00FD16DB" w:rsidP="00650705">
            <w:pPr>
              <w:autoSpaceDE w:val="0"/>
              <w:autoSpaceDN w:val="0"/>
              <w:adjustRightInd w:val="0"/>
              <w:spacing w:line="240" w:lineRule="atLeast"/>
            </w:pPr>
            <w:r w:rsidRPr="00650705">
              <w:rPr>
                <w:rFonts w:hint="eastAsia"/>
              </w:rPr>
              <w:t>DCM</w:t>
            </w:r>
          </w:p>
        </w:tc>
        <w:tc>
          <w:tcPr>
            <w:tcW w:w="992" w:type="dxa"/>
            <w:vAlign w:val="center"/>
          </w:tcPr>
          <w:p w14:paraId="146E1BD9" w14:textId="77777777" w:rsidR="00FD16DB" w:rsidRPr="00880964" w:rsidRDefault="00FD16DB" w:rsidP="00F015F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FD16DB" w:rsidRPr="00880964" w14:paraId="609E881C" w14:textId="77777777" w:rsidTr="00F11BDD">
        <w:trPr>
          <w:trHeight w:val="454"/>
          <w:jc w:val="center"/>
        </w:trPr>
        <w:tc>
          <w:tcPr>
            <w:tcW w:w="2228" w:type="dxa"/>
            <w:vAlign w:val="center"/>
          </w:tcPr>
          <w:p w14:paraId="2E378555" w14:textId="77777777" w:rsidR="00FD16DB" w:rsidRPr="00650705" w:rsidRDefault="00FD16DB" w:rsidP="00650705">
            <w:pPr>
              <w:spacing w:line="240" w:lineRule="atLeast"/>
            </w:pPr>
            <w:r w:rsidRPr="00650705">
              <w:t>VehicleSpeedVSOSig</w:t>
            </w:r>
          </w:p>
        </w:tc>
        <w:tc>
          <w:tcPr>
            <w:tcW w:w="850" w:type="dxa"/>
            <w:vAlign w:val="center"/>
          </w:tcPr>
          <w:p w14:paraId="2302DDFB" w14:textId="77777777" w:rsidR="00FD16DB" w:rsidRPr="00650705" w:rsidRDefault="00FD16DB" w:rsidP="009D1D05">
            <w:pPr>
              <w:spacing w:line="240" w:lineRule="atLeast"/>
              <w:jc w:val="center"/>
            </w:pPr>
            <w:r w:rsidRPr="00650705">
              <w:rPr>
                <w:rFonts w:hint="eastAsia"/>
              </w:rPr>
              <w:t>13</w:t>
            </w:r>
          </w:p>
        </w:tc>
        <w:tc>
          <w:tcPr>
            <w:tcW w:w="2278" w:type="dxa"/>
            <w:vAlign w:val="center"/>
          </w:tcPr>
          <w:p w14:paraId="400AA054" w14:textId="77777777" w:rsidR="00FD16DB" w:rsidRPr="00650705" w:rsidRDefault="00FD16DB" w:rsidP="00650705">
            <w:pPr>
              <w:spacing w:line="240" w:lineRule="atLeast"/>
              <w:jc w:val="center"/>
            </w:pPr>
            <w:r w:rsidRPr="00650705">
              <w:t>Accuracy</w:t>
            </w:r>
          </w:p>
          <w:p w14:paraId="72B58E8E" w14:textId="77777777" w:rsidR="00FD16DB" w:rsidRPr="00650705" w:rsidRDefault="00FD16DB" w:rsidP="00650705">
            <w:pPr>
              <w:spacing w:line="240" w:lineRule="atLeast"/>
              <w:jc w:val="center"/>
            </w:pPr>
            <w:r w:rsidRPr="00650705">
              <w:t>Range high</w:t>
            </w:r>
          </w:p>
          <w:p w14:paraId="3A2AC7D6" w14:textId="77777777" w:rsidR="00FD16DB" w:rsidRPr="00650705" w:rsidRDefault="00FD16DB" w:rsidP="00650705">
            <w:pPr>
              <w:spacing w:line="240" w:lineRule="atLeast"/>
              <w:jc w:val="center"/>
            </w:pPr>
            <w:r w:rsidRPr="00650705">
              <w:t>Range low</w:t>
            </w:r>
          </w:p>
          <w:p w14:paraId="1641261A" w14:textId="77777777" w:rsidR="00FD16DB" w:rsidRPr="00650705" w:rsidRDefault="00FD16DB" w:rsidP="00650705">
            <w:pPr>
              <w:spacing w:line="240" w:lineRule="atLeast"/>
              <w:jc w:val="center"/>
            </w:pPr>
            <w:r w:rsidRPr="00650705">
              <w:t>Conversion</w:t>
            </w:r>
          </w:p>
          <w:p w14:paraId="5C5F6040" w14:textId="77777777" w:rsidR="00FD16DB" w:rsidRPr="00650705" w:rsidRDefault="00FD16DB" w:rsidP="00650705">
            <w:pPr>
              <w:spacing w:line="240" w:lineRule="atLeast"/>
              <w:jc w:val="center"/>
            </w:pPr>
            <w:r w:rsidRPr="00650705">
              <w:t>Unit</w:t>
            </w:r>
          </w:p>
          <w:p w14:paraId="51FC68EA" w14:textId="77777777" w:rsidR="00FD16DB" w:rsidRPr="00650705" w:rsidRDefault="00FD16DB" w:rsidP="00650705">
            <w:pPr>
              <w:spacing w:line="240" w:lineRule="atLeast"/>
              <w:jc w:val="center"/>
            </w:pPr>
            <w:r w:rsidRPr="00650705">
              <w:t>Startup</w:t>
            </w:r>
          </w:p>
          <w:p w14:paraId="5B51C7E6" w14:textId="77777777" w:rsidR="00FD16DB" w:rsidRPr="00650705" w:rsidRDefault="00FD16DB" w:rsidP="00650705">
            <w:pPr>
              <w:spacing w:line="240" w:lineRule="atLeast"/>
              <w:jc w:val="center"/>
            </w:pPr>
            <w:r w:rsidRPr="00650705">
              <w:t>Invalid</w:t>
            </w:r>
          </w:p>
        </w:tc>
        <w:tc>
          <w:tcPr>
            <w:tcW w:w="992" w:type="dxa"/>
            <w:vAlign w:val="center"/>
          </w:tcPr>
          <w:p w14:paraId="6B6EBC29" w14:textId="77777777" w:rsidR="00FD16DB" w:rsidRPr="00650705" w:rsidRDefault="00FD16DB" w:rsidP="00650705">
            <w:pPr>
              <w:spacing w:line="240" w:lineRule="atLeast"/>
              <w:jc w:val="center"/>
            </w:pPr>
            <w:r w:rsidRPr="00650705">
              <w:t>0.0625 km/h</w:t>
            </w:r>
          </w:p>
          <w:p w14:paraId="12356988" w14:textId="77777777" w:rsidR="00FD16DB" w:rsidRPr="00650705" w:rsidRDefault="00FD16DB" w:rsidP="00650705">
            <w:pPr>
              <w:spacing w:line="240" w:lineRule="atLeast"/>
              <w:jc w:val="center"/>
            </w:pPr>
            <w:r w:rsidRPr="00650705">
              <w:t>511.875 km/h</w:t>
            </w:r>
          </w:p>
          <w:p w14:paraId="261E4AF8" w14:textId="77777777" w:rsidR="00FD16DB" w:rsidRPr="00650705" w:rsidRDefault="00FD16DB" w:rsidP="00650705">
            <w:pPr>
              <w:spacing w:line="240" w:lineRule="atLeast"/>
              <w:jc w:val="center"/>
            </w:pPr>
            <w:r w:rsidRPr="00650705">
              <w:t>0 km/h</w:t>
            </w:r>
          </w:p>
          <w:p w14:paraId="732EC749" w14:textId="77777777" w:rsidR="00FD16DB" w:rsidRPr="00650705" w:rsidRDefault="00FD16DB" w:rsidP="00650705">
            <w:pPr>
              <w:spacing w:line="240" w:lineRule="atLeast"/>
              <w:jc w:val="center"/>
            </w:pPr>
            <w:r w:rsidRPr="00650705">
              <w:t>(D)/ 16</w:t>
            </w:r>
          </w:p>
          <w:p w14:paraId="64A02863" w14:textId="77777777" w:rsidR="00FD16DB" w:rsidRPr="00650705" w:rsidRDefault="00FD16DB" w:rsidP="00650705">
            <w:pPr>
              <w:spacing w:line="240" w:lineRule="atLeast"/>
              <w:jc w:val="center"/>
            </w:pPr>
            <w:r w:rsidRPr="00650705">
              <w:t>km/h</w:t>
            </w:r>
          </w:p>
          <w:p w14:paraId="6F3A5B51" w14:textId="77777777" w:rsidR="00FD16DB" w:rsidRPr="00650705" w:rsidRDefault="00FD16DB" w:rsidP="00650705">
            <w:pPr>
              <w:spacing w:line="240" w:lineRule="atLeast"/>
              <w:jc w:val="center"/>
            </w:pPr>
            <w:r w:rsidRPr="00650705">
              <w:t>0 km/h</w:t>
            </w:r>
          </w:p>
          <w:p w14:paraId="2CCE2E35" w14:textId="77777777" w:rsidR="00FD16DB" w:rsidRPr="00650705" w:rsidRDefault="00FD16DB" w:rsidP="00650705">
            <w:pPr>
              <w:spacing w:line="240" w:lineRule="atLeast"/>
              <w:jc w:val="center"/>
            </w:pPr>
            <w:r w:rsidRPr="00650705">
              <w:t>1FFF</w:t>
            </w:r>
          </w:p>
        </w:tc>
        <w:tc>
          <w:tcPr>
            <w:tcW w:w="853" w:type="dxa"/>
            <w:vAlign w:val="center"/>
          </w:tcPr>
          <w:p w14:paraId="7CCF83C9" w14:textId="77777777" w:rsidR="00FD16DB" w:rsidRDefault="00FD16DB" w:rsidP="00650705">
            <w:pPr>
              <w:spacing w:line="240" w:lineRule="atLeast"/>
            </w:pPr>
            <w:r w:rsidRPr="00650705">
              <w:rPr>
                <w:rFonts w:hint="eastAsia"/>
              </w:rPr>
              <w:t>ESP</w:t>
            </w:r>
          </w:p>
        </w:tc>
        <w:tc>
          <w:tcPr>
            <w:tcW w:w="1078" w:type="dxa"/>
            <w:vAlign w:val="center"/>
          </w:tcPr>
          <w:p w14:paraId="3FFFC2BC" w14:textId="77777777" w:rsidR="00FD16DB" w:rsidRPr="00650705" w:rsidRDefault="00FD16DB" w:rsidP="00650705">
            <w:pPr>
              <w:spacing w:line="240" w:lineRule="atLeast"/>
            </w:pPr>
            <w:r w:rsidRPr="00650705">
              <w:rPr>
                <w:rFonts w:hint="eastAsia"/>
              </w:rPr>
              <w:t>DCM</w:t>
            </w:r>
          </w:p>
        </w:tc>
        <w:tc>
          <w:tcPr>
            <w:tcW w:w="992" w:type="dxa"/>
            <w:vAlign w:val="center"/>
          </w:tcPr>
          <w:p w14:paraId="51DE84EE" w14:textId="77777777" w:rsidR="00FD16DB" w:rsidRPr="00880964" w:rsidRDefault="00FD16DB" w:rsidP="005F24B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5E13C5" w:rsidRPr="00880964" w14:paraId="10C51093" w14:textId="77777777" w:rsidTr="00F11BDD">
        <w:trPr>
          <w:trHeight w:val="454"/>
          <w:jc w:val="center"/>
        </w:trPr>
        <w:tc>
          <w:tcPr>
            <w:tcW w:w="2228" w:type="dxa"/>
            <w:vAlign w:val="center"/>
          </w:tcPr>
          <w:p w14:paraId="057103C8" w14:textId="24D62AB2" w:rsidR="005E13C5" w:rsidRPr="00650705" w:rsidRDefault="005E13C5" w:rsidP="005E13C5">
            <w:pPr>
              <w:spacing w:line="240" w:lineRule="atLeast"/>
            </w:pPr>
            <w:r w:rsidRPr="00D13E19">
              <w:t>WindowInhibitSts</w:t>
            </w:r>
          </w:p>
        </w:tc>
        <w:tc>
          <w:tcPr>
            <w:tcW w:w="850" w:type="dxa"/>
            <w:vAlign w:val="center"/>
          </w:tcPr>
          <w:p w14:paraId="5BAAB0B3" w14:textId="4730B03A" w:rsidR="005E13C5" w:rsidRPr="00650705" w:rsidRDefault="005E13C5" w:rsidP="005E13C5">
            <w:pPr>
              <w:spacing w:line="240" w:lineRule="atLeas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278" w:type="dxa"/>
            <w:vAlign w:val="center"/>
          </w:tcPr>
          <w:p w14:paraId="31E57870" w14:textId="77777777" w:rsidR="005E13C5" w:rsidRDefault="005E13C5" w:rsidP="005E13C5">
            <w:pPr>
              <w:spacing w:line="240" w:lineRule="atLeast"/>
              <w:jc w:val="center"/>
            </w:pPr>
            <w:r>
              <w:t>Permit</w:t>
            </w:r>
          </w:p>
          <w:p w14:paraId="3E49A0D7" w14:textId="4B4A3295" w:rsidR="005E13C5" w:rsidRPr="00650705" w:rsidRDefault="005E13C5" w:rsidP="005E13C5">
            <w:pPr>
              <w:spacing w:line="240" w:lineRule="atLeast"/>
              <w:jc w:val="center"/>
            </w:pPr>
            <w:r>
              <w:t>Inhibit</w:t>
            </w:r>
          </w:p>
        </w:tc>
        <w:tc>
          <w:tcPr>
            <w:tcW w:w="992" w:type="dxa"/>
            <w:vAlign w:val="center"/>
          </w:tcPr>
          <w:p w14:paraId="78836C6C" w14:textId="77777777" w:rsidR="005E13C5" w:rsidRDefault="005E13C5" w:rsidP="005E13C5">
            <w:pPr>
              <w:spacing w:line="240" w:lineRule="atLeast"/>
              <w:jc w:val="center"/>
            </w:pPr>
            <w:r>
              <w:t>0x0</w:t>
            </w:r>
          </w:p>
          <w:p w14:paraId="29AC1B78" w14:textId="64E35375" w:rsidR="005E13C5" w:rsidRPr="00650705" w:rsidRDefault="005E13C5" w:rsidP="005E13C5">
            <w:pPr>
              <w:spacing w:line="240" w:lineRule="atLeast"/>
              <w:jc w:val="center"/>
            </w:pPr>
            <w:r>
              <w:t>0x1</w:t>
            </w:r>
          </w:p>
        </w:tc>
        <w:tc>
          <w:tcPr>
            <w:tcW w:w="853" w:type="dxa"/>
            <w:vAlign w:val="center"/>
          </w:tcPr>
          <w:p w14:paraId="4AA68962" w14:textId="0005A2D3" w:rsidR="005E13C5" w:rsidRPr="00650705" w:rsidRDefault="005E13C5" w:rsidP="005E13C5">
            <w:pPr>
              <w:spacing w:line="240" w:lineRule="atLeast"/>
            </w:pPr>
            <w:r w:rsidRPr="00650705">
              <w:rPr>
                <w:rFonts w:hint="eastAsia"/>
              </w:rPr>
              <w:t>BDM</w:t>
            </w:r>
          </w:p>
        </w:tc>
        <w:tc>
          <w:tcPr>
            <w:tcW w:w="1078" w:type="dxa"/>
            <w:vAlign w:val="center"/>
          </w:tcPr>
          <w:p w14:paraId="71F156AE" w14:textId="73441AAB" w:rsidR="005E13C5" w:rsidRPr="00650705" w:rsidRDefault="005E13C5" w:rsidP="005E13C5">
            <w:pPr>
              <w:spacing w:line="240" w:lineRule="atLeast"/>
            </w:pPr>
            <w:r w:rsidRPr="00650705">
              <w:rPr>
                <w:rFonts w:hint="eastAsia"/>
              </w:rPr>
              <w:t>DCM</w:t>
            </w:r>
          </w:p>
        </w:tc>
        <w:tc>
          <w:tcPr>
            <w:tcW w:w="992" w:type="dxa"/>
            <w:vAlign w:val="center"/>
          </w:tcPr>
          <w:p w14:paraId="5297487F" w14:textId="77777777" w:rsidR="005E13C5" w:rsidRPr="00880964" w:rsidRDefault="005E13C5" w:rsidP="005E13C5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5E13C5" w:rsidRPr="00880964" w14:paraId="2C7C7677" w14:textId="77777777" w:rsidTr="00F11BDD">
        <w:trPr>
          <w:trHeight w:val="454"/>
          <w:jc w:val="center"/>
        </w:trPr>
        <w:tc>
          <w:tcPr>
            <w:tcW w:w="2228" w:type="dxa"/>
            <w:vAlign w:val="center"/>
          </w:tcPr>
          <w:p w14:paraId="0DAAA0ED" w14:textId="16BFFDCC" w:rsidR="005E13C5" w:rsidRPr="00650705" w:rsidRDefault="005E13C5" w:rsidP="005E13C5">
            <w:pPr>
              <w:spacing w:line="240" w:lineRule="atLeast"/>
            </w:pPr>
            <w:r w:rsidRPr="000E4442">
              <w:t>ChildInhibitSts</w:t>
            </w:r>
          </w:p>
        </w:tc>
        <w:tc>
          <w:tcPr>
            <w:tcW w:w="850" w:type="dxa"/>
            <w:vAlign w:val="center"/>
          </w:tcPr>
          <w:p w14:paraId="65EC503A" w14:textId="5E783D1F" w:rsidR="005E13C5" w:rsidRPr="00650705" w:rsidRDefault="005E13C5" w:rsidP="005E13C5">
            <w:pPr>
              <w:spacing w:line="240" w:lineRule="atLeas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278" w:type="dxa"/>
            <w:vAlign w:val="center"/>
          </w:tcPr>
          <w:p w14:paraId="45CDA913" w14:textId="77777777" w:rsidR="005E13C5" w:rsidRPr="000E4442" w:rsidRDefault="005E13C5" w:rsidP="005E13C5">
            <w:pPr>
              <w:keepNext/>
              <w:spacing w:line="240" w:lineRule="atLeast"/>
              <w:jc w:val="center"/>
            </w:pPr>
            <w:r w:rsidRPr="000E4442">
              <w:rPr>
                <w:rFonts w:hint="eastAsia"/>
              </w:rPr>
              <w:t>LOCK</w:t>
            </w:r>
          </w:p>
          <w:p w14:paraId="35CEC0C0" w14:textId="7DDC1D6F" w:rsidR="005E13C5" w:rsidRPr="00650705" w:rsidRDefault="005E13C5" w:rsidP="005E13C5">
            <w:pPr>
              <w:spacing w:line="240" w:lineRule="atLeast"/>
              <w:jc w:val="center"/>
            </w:pPr>
            <w:r w:rsidRPr="000E4442">
              <w:t>UNLOCK</w:t>
            </w:r>
          </w:p>
        </w:tc>
        <w:tc>
          <w:tcPr>
            <w:tcW w:w="992" w:type="dxa"/>
            <w:vAlign w:val="center"/>
          </w:tcPr>
          <w:p w14:paraId="00621BDF" w14:textId="77777777" w:rsidR="005E13C5" w:rsidRDefault="005E13C5" w:rsidP="005E13C5">
            <w:pPr>
              <w:spacing w:line="240" w:lineRule="atLeast"/>
              <w:jc w:val="center"/>
            </w:pPr>
            <w:r>
              <w:t>0x0</w:t>
            </w:r>
          </w:p>
          <w:p w14:paraId="57C54D01" w14:textId="4ED3E6E5" w:rsidR="005E13C5" w:rsidRPr="00650705" w:rsidRDefault="005E13C5" w:rsidP="005E13C5">
            <w:pPr>
              <w:spacing w:line="240" w:lineRule="atLeast"/>
              <w:jc w:val="center"/>
            </w:pPr>
            <w:r>
              <w:t>0x1</w:t>
            </w:r>
          </w:p>
        </w:tc>
        <w:tc>
          <w:tcPr>
            <w:tcW w:w="853" w:type="dxa"/>
            <w:vAlign w:val="center"/>
          </w:tcPr>
          <w:p w14:paraId="4728159A" w14:textId="324DB177" w:rsidR="005E13C5" w:rsidRPr="00650705" w:rsidRDefault="005E13C5" w:rsidP="005E13C5">
            <w:pPr>
              <w:spacing w:line="240" w:lineRule="atLeast"/>
            </w:pPr>
            <w:r w:rsidRPr="00650705">
              <w:rPr>
                <w:rFonts w:hint="eastAsia"/>
              </w:rPr>
              <w:t>BDM</w:t>
            </w:r>
          </w:p>
        </w:tc>
        <w:tc>
          <w:tcPr>
            <w:tcW w:w="1078" w:type="dxa"/>
            <w:vAlign w:val="center"/>
          </w:tcPr>
          <w:p w14:paraId="67D1808C" w14:textId="699DF506" w:rsidR="005E13C5" w:rsidRPr="00650705" w:rsidRDefault="005E13C5" w:rsidP="005E13C5">
            <w:pPr>
              <w:spacing w:line="240" w:lineRule="atLeast"/>
            </w:pPr>
            <w:r w:rsidRPr="00650705">
              <w:rPr>
                <w:rFonts w:hint="eastAsia"/>
              </w:rPr>
              <w:t>DCM</w:t>
            </w:r>
          </w:p>
        </w:tc>
        <w:tc>
          <w:tcPr>
            <w:tcW w:w="992" w:type="dxa"/>
            <w:vAlign w:val="center"/>
          </w:tcPr>
          <w:p w14:paraId="6B3D5F43" w14:textId="77777777" w:rsidR="005E13C5" w:rsidRPr="00880964" w:rsidRDefault="005E13C5" w:rsidP="005E13C5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5E13C5" w:rsidRPr="00880964" w14:paraId="55694C99" w14:textId="77777777" w:rsidTr="00F11BDD">
        <w:trPr>
          <w:trHeight w:val="454"/>
          <w:jc w:val="center"/>
        </w:trPr>
        <w:tc>
          <w:tcPr>
            <w:tcW w:w="2228" w:type="dxa"/>
            <w:vAlign w:val="center"/>
          </w:tcPr>
          <w:p w14:paraId="67ED7222" w14:textId="6BCDDC5D" w:rsidR="005E13C5" w:rsidRPr="005E13C5" w:rsidRDefault="005E13C5" w:rsidP="005E13C5">
            <w:pPr>
              <w:spacing w:line="240" w:lineRule="atLeast"/>
            </w:pPr>
            <w:r w:rsidRPr="005E13C5">
              <w:rPr>
                <w:kern w:val="0"/>
                <w:szCs w:val="21"/>
              </w:rPr>
              <w:t>ChildSaf</w:t>
            </w:r>
            <w:r w:rsidRPr="005E13C5">
              <w:rPr>
                <w:rFonts w:hint="eastAsia"/>
                <w:kern w:val="0"/>
                <w:szCs w:val="21"/>
              </w:rPr>
              <w:t>e</w:t>
            </w:r>
            <w:r w:rsidRPr="005E13C5">
              <w:rPr>
                <w:kern w:val="0"/>
                <w:szCs w:val="21"/>
              </w:rPr>
              <w:t>tySts</w:t>
            </w:r>
          </w:p>
        </w:tc>
        <w:tc>
          <w:tcPr>
            <w:tcW w:w="850" w:type="dxa"/>
            <w:vAlign w:val="center"/>
          </w:tcPr>
          <w:p w14:paraId="1B407FEF" w14:textId="538BDF49" w:rsidR="005E13C5" w:rsidRPr="005E13C5" w:rsidRDefault="005E13C5" w:rsidP="005E13C5">
            <w:pPr>
              <w:spacing w:line="240" w:lineRule="atLeast"/>
              <w:jc w:val="center"/>
            </w:pPr>
            <w:r w:rsidRPr="005E13C5">
              <w:t>3</w:t>
            </w:r>
          </w:p>
        </w:tc>
        <w:tc>
          <w:tcPr>
            <w:tcW w:w="2278" w:type="dxa"/>
            <w:vAlign w:val="center"/>
          </w:tcPr>
          <w:p w14:paraId="3801C4F8" w14:textId="77777777" w:rsidR="005E13C5" w:rsidRPr="005E13C5" w:rsidRDefault="005E13C5" w:rsidP="005E13C5">
            <w:pPr>
              <w:spacing w:line="240" w:lineRule="atLeast"/>
              <w:jc w:val="center"/>
            </w:pPr>
            <w:r w:rsidRPr="005E13C5">
              <w:t>N</w:t>
            </w:r>
            <w:r w:rsidRPr="005E13C5">
              <w:rPr>
                <w:rFonts w:hint="eastAsia"/>
              </w:rPr>
              <w:t>ot</w:t>
            </w:r>
            <w:r w:rsidRPr="005E13C5">
              <w:t xml:space="preserve"> Used </w:t>
            </w:r>
            <w:r w:rsidRPr="005E13C5">
              <w:br/>
            </w:r>
            <w:r w:rsidRPr="005E13C5">
              <w:lastRenderedPageBreak/>
              <w:t>Unlock </w:t>
            </w:r>
          </w:p>
          <w:p w14:paraId="1478B7CA" w14:textId="36EE2294" w:rsidR="005E13C5" w:rsidRPr="005E13C5" w:rsidRDefault="005E13C5" w:rsidP="005E13C5">
            <w:pPr>
              <w:spacing w:line="240" w:lineRule="atLeast"/>
              <w:jc w:val="center"/>
            </w:pPr>
            <w:r w:rsidRPr="005E13C5">
              <w:t>Lock</w:t>
            </w:r>
            <w:r w:rsidRPr="005E13C5">
              <w:br/>
              <w:t>Failure </w:t>
            </w:r>
          </w:p>
        </w:tc>
        <w:tc>
          <w:tcPr>
            <w:tcW w:w="992" w:type="dxa"/>
            <w:vAlign w:val="center"/>
          </w:tcPr>
          <w:p w14:paraId="68B1625A" w14:textId="77777777" w:rsidR="005E13C5" w:rsidRPr="005E13C5" w:rsidRDefault="005E13C5" w:rsidP="005E13C5">
            <w:pPr>
              <w:spacing w:line="240" w:lineRule="atLeast"/>
              <w:jc w:val="center"/>
            </w:pPr>
            <w:r w:rsidRPr="005E13C5">
              <w:lastRenderedPageBreak/>
              <w:t>0x0</w:t>
            </w:r>
          </w:p>
          <w:p w14:paraId="781707AF" w14:textId="77777777" w:rsidR="005E13C5" w:rsidRPr="005E13C5" w:rsidRDefault="005E13C5" w:rsidP="005E13C5">
            <w:pPr>
              <w:spacing w:line="240" w:lineRule="atLeast"/>
              <w:jc w:val="center"/>
            </w:pPr>
            <w:r w:rsidRPr="005E13C5">
              <w:lastRenderedPageBreak/>
              <w:t>0x1</w:t>
            </w:r>
          </w:p>
          <w:p w14:paraId="268EC17B" w14:textId="77777777" w:rsidR="005E13C5" w:rsidRPr="005E13C5" w:rsidRDefault="005E13C5" w:rsidP="005E13C5">
            <w:pPr>
              <w:spacing w:line="240" w:lineRule="atLeast"/>
              <w:jc w:val="center"/>
            </w:pPr>
            <w:r w:rsidRPr="005E13C5">
              <w:t>0x2</w:t>
            </w:r>
          </w:p>
          <w:p w14:paraId="762F6A31" w14:textId="4DA15DBB" w:rsidR="005E13C5" w:rsidRPr="005E13C5" w:rsidRDefault="005E13C5" w:rsidP="005E13C5">
            <w:pPr>
              <w:spacing w:line="240" w:lineRule="atLeast"/>
              <w:jc w:val="center"/>
            </w:pPr>
            <w:r w:rsidRPr="005E13C5">
              <w:t>0x3</w:t>
            </w:r>
          </w:p>
        </w:tc>
        <w:tc>
          <w:tcPr>
            <w:tcW w:w="853" w:type="dxa"/>
            <w:vAlign w:val="center"/>
          </w:tcPr>
          <w:p w14:paraId="1409C148" w14:textId="4295A4CD" w:rsidR="005E13C5" w:rsidRPr="005E13C5" w:rsidRDefault="005E13C5" w:rsidP="005E13C5">
            <w:pPr>
              <w:spacing w:line="240" w:lineRule="atLeast"/>
            </w:pPr>
            <w:r w:rsidRPr="005E13C5">
              <w:lastRenderedPageBreak/>
              <w:t>BD</w:t>
            </w:r>
            <w:r w:rsidRPr="005E13C5">
              <w:rPr>
                <w:rFonts w:hint="eastAsia"/>
              </w:rPr>
              <w:t>M</w:t>
            </w:r>
          </w:p>
        </w:tc>
        <w:tc>
          <w:tcPr>
            <w:tcW w:w="1078" w:type="dxa"/>
            <w:vAlign w:val="center"/>
          </w:tcPr>
          <w:p w14:paraId="554894C9" w14:textId="01E02C76" w:rsidR="005E13C5" w:rsidRPr="005E13C5" w:rsidRDefault="005E13C5" w:rsidP="005E13C5">
            <w:pPr>
              <w:spacing w:line="240" w:lineRule="atLeast"/>
            </w:pPr>
            <w:r w:rsidRPr="005E13C5">
              <w:rPr>
                <w:rFonts w:hint="eastAsia"/>
              </w:rPr>
              <w:t>D</w:t>
            </w:r>
            <w:r w:rsidRPr="005E13C5">
              <w:t>C</w:t>
            </w:r>
            <w:r w:rsidRPr="005E13C5">
              <w:rPr>
                <w:rFonts w:hint="eastAsia"/>
              </w:rPr>
              <w:t>M</w:t>
            </w:r>
          </w:p>
        </w:tc>
        <w:tc>
          <w:tcPr>
            <w:tcW w:w="992" w:type="dxa"/>
            <w:vAlign w:val="center"/>
          </w:tcPr>
          <w:p w14:paraId="5C80D49C" w14:textId="77777777" w:rsidR="005E13C5" w:rsidRPr="00880964" w:rsidRDefault="005E13C5" w:rsidP="005E13C5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5E13C5" w:rsidRPr="00880964" w14:paraId="4B3DA730" w14:textId="77777777" w:rsidTr="00F11BDD">
        <w:trPr>
          <w:trHeight w:val="454"/>
          <w:jc w:val="center"/>
        </w:trPr>
        <w:tc>
          <w:tcPr>
            <w:tcW w:w="2228" w:type="dxa"/>
            <w:vAlign w:val="center"/>
          </w:tcPr>
          <w:p w14:paraId="544DDC79" w14:textId="77777777" w:rsidR="005E13C5" w:rsidRPr="00650705" w:rsidRDefault="005E13C5" w:rsidP="005E13C5">
            <w:pPr>
              <w:spacing w:line="240" w:lineRule="atLeast"/>
            </w:pPr>
            <w:r w:rsidRPr="00650705">
              <w:lastRenderedPageBreak/>
              <w:t>PwrDoorErr</w:t>
            </w:r>
          </w:p>
          <w:p w14:paraId="4A0FFD3A" w14:textId="7B6F13D9" w:rsidR="005E13C5" w:rsidRPr="00650705" w:rsidRDefault="005E13C5" w:rsidP="005E13C5">
            <w:pPr>
              <w:spacing w:line="240" w:lineRule="atLeast"/>
            </w:pPr>
            <w:r>
              <w:rPr>
                <w:rFonts w:hint="eastAsia"/>
              </w:rPr>
              <w:t>电动</w:t>
            </w:r>
            <w:r>
              <w:t>释放</w:t>
            </w:r>
            <w:r w:rsidRPr="00650705">
              <w:t>门故障</w:t>
            </w:r>
          </w:p>
        </w:tc>
        <w:tc>
          <w:tcPr>
            <w:tcW w:w="850" w:type="dxa"/>
            <w:vAlign w:val="center"/>
          </w:tcPr>
          <w:p w14:paraId="627280CC" w14:textId="77777777" w:rsidR="005E13C5" w:rsidRPr="00650705" w:rsidRDefault="005E13C5" w:rsidP="005E13C5">
            <w:pPr>
              <w:spacing w:line="240" w:lineRule="atLeast"/>
              <w:jc w:val="center"/>
            </w:pPr>
            <w:r w:rsidRPr="00650705">
              <w:rPr>
                <w:rFonts w:hint="eastAsia"/>
              </w:rPr>
              <w:t>1</w:t>
            </w:r>
          </w:p>
        </w:tc>
        <w:tc>
          <w:tcPr>
            <w:tcW w:w="2278" w:type="dxa"/>
            <w:vAlign w:val="center"/>
          </w:tcPr>
          <w:p w14:paraId="5DC3ED12" w14:textId="77777777" w:rsidR="005E13C5" w:rsidRPr="00650705" w:rsidRDefault="005E13C5" w:rsidP="005E13C5">
            <w:pPr>
              <w:spacing w:line="240" w:lineRule="atLeast"/>
              <w:jc w:val="center"/>
            </w:pPr>
            <w:r w:rsidRPr="00650705">
              <w:t>Normal</w:t>
            </w:r>
          </w:p>
          <w:p w14:paraId="406AB902" w14:textId="77777777" w:rsidR="005E13C5" w:rsidRPr="00650705" w:rsidRDefault="005E13C5" w:rsidP="005E13C5">
            <w:pPr>
              <w:spacing w:line="240" w:lineRule="atLeast"/>
              <w:jc w:val="center"/>
            </w:pPr>
            <w:r w:rsidRPr="00650705">
              <w:t>Error</w:t>
            </w:r>
          </w:p>
        </w:tc>
        <w:tc>
          <w:tcPr>
            <w:tcW w:w="992" w:type="dxa"/>
            <w:vAlign w:val="center"/>
          </w:tcPr>
          <w:p w14:paraId="59486A07" w14:textId="77777777" w:rsidR="005E13C5" w:rsidRPr="00650705" w:rsidRDefault="005E13C5" w:rsidP="005E13C5">
            <w:pPr>
              <w:spacing w:line="240" w:lineRule="atLeast"/>
              <w:jc w:val="center"/>
            </w:pPr>
            <w:r w:rsidRPr="00650705">
              <w:t>0x0</w:t>
            </w:r>
          </w:p>
          <w:p w14:paraId="4A186263" w14:textId="77777777" w:rsidR="005E13C5" w:rsidRPr="00650705" w:rsidRDefault="005E13C5" w:rsidP="005E13C5">
            <w:pPr>
              <w:spacing w:line="240" w:lineRule="atLeast"/>
              <w:jc w:val="center"/>
            </w:pPr>
            <w:r w:rsidRPr="00650705">
              <w:t>0x1</w:t>
            </w:r>
          </w:p>
        </w:tc>
        <w:tc>
          <w:tcPr>
            <w:tcW w:w="853" w:type="dxa"/>
            <w:vAlign w:val="center"/>
          </w:tcPr>
          <w:p w14:paraId="2483539F" w14:textId="77777777" w:rsidR="005E13C5" w:rsidRPr="00650705" w:rsidRDefault="005E13C5" w:rsidP="005E13C5">
            <w:pPr>
              <w:spacing w:line="240" w:lineRule="atLeast"/>
              <w:jc w:val="center"/>
            </w:pPr>
            <w:r w:rsidRPr="00650705">
              <w:rPr>
                <w:rFonts w:hint="eastAsia"/>
              </w:rPr>
              <w:t>DCM</w:t>
            </w:r>
          </w:p>
        </w:tc>
        <w:tc>
          <w:tcPr>
            <w:tcW w:w="1078" w:type="dxa"/>
            <w:vAlign w:val="center"/>
          </w:tcPr>
          <w:p w14:paraId="5D2BC491" w14:textId="77777777" w:rsidR="005E13C5" w:rsidRPr="00650705" w:rsidRDefault="005E13C5" w:rsidP="005E13C5">
            <w:pPr>
              <w:spacing w:line="240" w:lineRule="atLeast"/>
              <w:jc w:val="center"/>
            </w:pPr>
            <w:r w:rsidRPr="00650705">
              <w:rPr>
                <w:rFonts w:hint="eastAsia"/>
              </w:rPr>
              <w:t>ICM</w:t>
            </w:r>
          </w:p>
        </w:tc>
        <w:tc>
          <w:tcPr>
            <w:tcW w:w="992" w:type="dxa"/>
            <w:vAlign w:val="center"/>
          </w:tcPr>
          <w:p w14:paraId="7320C54A" w14:textId="77777777" w:rsidR="005E13C5" w:rsidRPr="00880964" w:rsidRDefault="005E13C5" w:rsidP="005E13C5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F07606" w:rsidRPr="00880964" w14:paraId="413A8D72" w14:textId="77777777" w:rsidTr="00F11BDD">
        <w:trPr>
          <w:trHeight w:val="454"/>
          <w:jc w:val="center"/>
        </w:trPr>
        <w:tc>
          <w:tcPr>
            <w:tcW w:w="2228" w:type="dxa"/>
            <w:vAlign w:val="center"/>
          </w:tcPr>
          <w:p w14:paraId="273EB1E3" w14:textId="5E097BE2" w:rsidR="00F07606" w:rsidRPr="00F07606" w:rsidRDefault="00F07606" w:rsidP="00F07606">
            <w:pPr>
              <w:spacing w:line="240" w:lineRule="atLeast"/>
              <w:rPr>
                <w:highlight w:val="yellow"/>
              </w:rPr>
            </w:pPr>
          </w:p>
        </w:tc>
        <w:tc>
          <w:tcPr>
            <w:tcW w:w="850" w:type="dxa"/>
            <w:vAlign w:val="center"/>
          </w:tcPr>
          <w:p w14:paraId="2B3B210A" w14:textId="2D598329" w:rsidR="00F07606" w:rsidRPr="00F07606" w:rsidRDefault="00F07606" w:rsidP="00F07606">
            <w:pPr>
              <w:spacing w:line="240" w:lineRule="atLeast"/>
              <w:jc w:val="center"/>
              <w:rPr>
                <w:highlight w:val="yellow"/>
              </w:rPr>
            </w:pPr>
          </w:p>
        </w:tc>
        <w:tc>
          <w:tcPr>
            <w:tcW w:w="2278" w:type="dxa"/>
            <w:vAlign w:val="center"/>
          </w:tcPr>
          <w:p w14:paraId="166F52BA" w14:textId="77777777" w:rsidR="00F07606" w:rsidRPr="00F07606" w:rsidRDefault="00F07606" w:rsidP="00F07606">
            <w:pPr>
              <w:spacing w:line="240" w:lineRule="atLeast"/>
              <w:jc w:val="center"/>
              <w:rPr>
                <w:highlight w:val="yellow"/>
              </w:rPr>
            </w:pPr>
          </w:p>
        </w:tc>
        <w:tc>
          <w:tcPr>
            <w:tcW w:w="992" w:type="dxa"/>
            <w:vAlign w:val="center"/>
          </w:tcPr>
          <w:p w14:paraId="47C57818" w14:textId="2DF1B92B" w:rsidR="00F07606" w:rsidRPr="00F07606" w:rsidRDefault="00F07606" w:rsidP="00F07606">
            <w:pPr>
              <w:widowControl/>
              <w:jc w:val="center"/>
              <w:outlineLvl w:val="0"/>
              <w:rPr>
                <w:rFonts w:ascii="Arial" w:hAnsi="Arial" w:cs="Arial"/>
                <w:kern w:val="0"/>
                <w:sz w:val="20"/>
                <w:szCs w:val="20"/>
                <w:highlight w:val="yellow"/>
              </w:rPr>
            </w:pPr>
          </w:p>
        </w:tc>
        <w:tc>
          <w:tcPr>
            <w:tcW w:w="853" w:type="dxa"/>
            <w:vAlign w:val="center"/>
          </w:tcPr>
          <w:p w14:paraId="7D9D1857" w14:textId="7640C5D0" w:rsidR="00F07606" w:rsidRPr="00F07606" w:rsidRDefault="00F07606" w:rsidP="00F07606">
            <w:pPr>
              <w:spacing w:line="240" w:lineRule="atLeast"/>
              <w:jc w:val="center"/>
              <w:rPr>
                <w:highlight w:val="yellow"/>
              </w:rPr>
            </w:pPr>
          </w:p>
        </w:tc>
        <w:tc>
          <w:tcPr>
            <w:tcW w:w="1078" w:type="dxa"/>
            <w:vAlign w:val="center"/>
          </w:tcPr>
          <w:p w14:paraId="0EBBC9D4" w14:textId="71201133" w:rsidR="00F07606" w:rsidRPr="00F07606" w:rsidRDefault="00F07606" w:rsidP="00F07606">
            <w:pPr>
              <w:spacing w:line="240" w:lineRule="atLeast"/>
              <w:jc w:val="center"/>
              <w:rPr>
                <w:highlight w:val="yellow"/>
              </w:rPr>
            </w:pPr>
          </w:p>
        </w:tc>
        <w:tc>
          <w:tcPr>
            <w:tcW w:w="992" w:type="dxa"/>
            <w:vAlign w:val="center"/>
          </w:tcPr>
          <w:p w14:paraId="553A862F" w14:textId="77777777" w:rsidR="00F07606" w:rsidRPr="00F07606" w:rsidRDefault="00F07606" w:rsidP="00F0760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  <w:highlight w:val="yellow"/>
              </w:rPr>
            </w:pPr>
          </w:p>
        </w:tc>
      </w:tr>
    </w:tbl>
    <w:p w14:paraId="20233E99" w14:textId="77777777" w:rsidR="008327E6" w:rsidRPr="00440EAC" w:rsidRDefault="008327E6" w:rsidP="008327E6">
      <w:pPr>
        <w:rPr>
          <w:sz w:val="22"/>
          <w:szCs w:val="22"/>
        </w:rPr>
      </w:pPr>
    </w:p>
    <w:p w14:paraId="66B0A98D" w14:textId="77777777" w:rsidR="00F07606" w:rsidDel="004A6DED" w:rsidRDefault="008327E6" w:rsidP="00371BBD">
      <w:pPr>
        <w:outlineLvl w:val="2"/>
        <w:rPr>
          <w:del w:id="73" w:author="胡群 Qun Hu  (研发总院 AERI)" w:date="2022-12-03T18:53:00Z"/>
          <w:b/>
          <w:sz w:val="22"/>
          <w:szCs w:val="22"/>
        </w:rPr>
      </w:pPr>
      <w:r w:rsidRPr="008327E6">
        <w:rPr>
          <w:b/>
          <w:sz w:val="22"/>
          <w:szCs w:val="22"/>
        </w:rPr>
        <w:t>4.1.4 Electric Release Process</w:t>
      </w:r>
    </w:p>
    <w:p w14:paraId="777F3D16" w14:textId="2B34DF95" w:rsidR="008327E6" w:rsidDel="009230E8" w:rsidRDefault="008327E6" w:rsidP="00371BBD">
      <w:pPr>
        <w:outlineLvl w:val="2"/>
        <w:rPr>
          <w:del w:id="74" w:author="胡群 Qun Hu  (研发总院 AERI)" w:date="2022-08-25T15:44:00Z"/>
          <w:sz w:val="22"/>
          <w:szCs w:val="22"/>
        </w:rPr>
      </w:pPr>
    </w:p>
    <w:p w14:paraId="75013C56" w14:textId="43A85707" w:rsidR="00146FE5" w:rsidDel="009230E8" w:rsidRDefault="004A6DED" w:rsidP="00371BBD">
      <w:pPr>
        <w:outlineLvl w:val="2"/>
        <w:rPr>
          <w:del w:id="75" w:author="胡群 Qun Hu  (研发总院 AERI)" w:date="2022-08-25T15:44:00Z"/>
          <w:sz w:val="22"/>
          <w:szCs w:val="22"/>
        </w:rPr>
      </w:pPr>
      <w:del w:id="76" w:author="胡群 Qun Hu  (研发总院 AERI)" w:date="2022-12-03T18:56:00Z">
        <w:r w:rsidDel="003323DB">
          <w:rPr>
            <w:noProof/>
          </w:rPr>
          <w:drawing>
            <wp:inline distT="0" distB="0" distL="0" distR="0" wp14:anchorId="45D0095A" wp14:editId="6708B80B">
              <wp:extent cx="6162675" cy="7953154"/>
              <wp:effectExtent l="0" t="0" r="0" b="0"/>
              <wp:docPr id="8" name="图片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62675" cy="795315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3E74305" w14:textId="5521C143" w:rsidR="00146FE5" w:rsidDel="009230E8" w:rsidRDefault="00146FE5" w:rsidP="00371BBD">
      <w:pPr>
        <w:outlineLvl w:val="2"/>
        <w:rPr>
          <w:del w:id="77" w:author="胡群 Qun Hu  (研发总院 AERI)" w:date="2022-08-25T15:44:00Z"/>
          <w:sz w:val="22"/>
          <w:szCs w:val="22"/>
        </w:rPr>
      </w:pPr>
    </w:p>
    <w:p w14:paraId="3A0305C9" w14:textId="6CCC3DD7" w:rsidR="00146FE5" w:rsidDel="009230E8" w:rsidRDefault="00146FE5" w:rsidP="00371BBD">
      <w:pPr>
        <w:outlineLvl w:val="2"/>
        <w:rPr>
          <w:del w:id="78" w:author="胡群 Qun Hu  (研发总院 AERI)" w:date="2022-08-25T15:44:00Z"/>
          <w:sz w:val="22"/>
          <w:szCs w:val="22"/>
        </w:rPr>
      </w:pPr>
    </w:p>
    <w:p w14:paraId="2101CA3C" w14:textId="2EC7AE8F" w:rsidR="00146FE5" w:rsidDel="009230E8" w:rsidRDefault="00146FE5" w:rsidP="00371BBD">
      <w:pPr>
        <w:outlineLvl w:val="2"/>
        <w:rPr>
          <w:del w:id="79" w:author="胡群 Qun Hu  (研发总院 AERI)" w:date="2022-08-25T15:44:00Z"/>
          <w:sz w:val="22"/>
          <w:szCs w:val="22"/>
        </w:rPr>
      </w:pPr>
    </w:p>
    <w:p w14:paraId="5CB82DF2" w14:textId="26A148A6" w:rsidR="00146FE5" w:rsidDel="004A6DED" w:rsidRDefault="00146FE5" w:rsidP="00371BBD">
      <w:pPr>
        <w:outlineLvl w:val="2"/>
        <w:rPr>
          <w:del w:id="80" w:author="胡群 Qun Hu  (研发总院 AERI)" w:date="2022-12-03T18:45:00Z"/>
          <w:sz w:val="22"/>
          <w:szCs w:val="22"/>
        </w:rPr>
      </w:pPr>
    </w:p>
    <w:p w14:paraId="1DEBEAFB" w14:textId="379996A9" w:rsidR="001336DF" w:rsidRDefault="001336DF" w:rsidP="00371BBD">
      <w:pPr>
        <w:outlineLvl w:val="2"/>
        <w:rPr>
          <w:ins w:id="81" w:author="胡群 Qun Hu  (研发总院 AERI)" w:date="2023-02-02T18:39:00Z"/>
        </w:rPr>
      </w:pPr>
      <w:r w:rsidRPr="001336DF">
        <w:rPr>
          <w:rFonts w:hint="eastAsia"/>
          <w:sz w:val="22"/>
          <w:szCs w:val="22"/>
          <w:highlight w:val="yellow"/>
        </w:rPr>
        <w:t>注</w:t>
      </w:r>
      <w:r w:rsidRPr="001336DF">
        <w:rPr>
          <w:sz w:val="22"/>
          <w:szCs w:val="22"/>
          <w:highlight w:val="yellow"/>
        </w:rPr>
        <w:t>：此流程下需按</w:t>
      </w:r>
      <w:r w:rsidRPr="001336DF">
        <w:rPr>
          <w:highlight w:val="yellow"/>
        </w:rPr>
        <w:t>1</w:t>
      </w:r>
      <w:ins w:id="82" w:author="胡群 Qun Hu  (研发总院 AERI)" w:date="2022-12-03T18:45:00Z">
        <w:r w:rsidR="004A6DED">
          <w:rPr>
            <w:highlight w:val="yellow"/>
          </w:rPr>
          <w:t>5</w:t>
        </w:r>
      </w:ins>
      <w:del w:id="83" w:author="胡群 Qun Hu  (研发总院 AERI)" w:date="2022-12-03T18:45:00Z">
        <w:r w:rsidRPr="001336DF" w:rsidDel="004A6DED">
          <w:rPr>
            <w:highlight w:val="yellow"/>
          </w:rPr>
          <w:delText>6</w:delText>
        </w:r>
      </w:del>
      <w:r w:rsidRPr="001336DF">
        <w:rPr>
          <w:highlight w:val="yellow"/>
        </w:rPr>
        <w:t>KHz</w:t>
      </w:r>
      <w:r w:rsidRPr="001336DF">
        <w:rPr>
          <w:rFonts w:hint="eastAsia"/>
          <w:highlight w:val="yellow"/>
        </w:rPr>
        <w:t>的</w:t>
      </w:r>
      <w:r w:rsidRPr="001336DF">
        <w:rPr>
          <w:highlight w:val="yellow"/>
        </w:rPr>
        <w:t>频率调试门锁电机</w:t>
      </w:r>
      <w:r w:rsidRPr="001336DF">
        <w:rPr>
          <w:rFonts w:hint="eastAsia"/>
          <w:highlight w:val="yellow"/>
        </w:rPr>
        <w:t>，</w:t>
      </w:r>
      <w:r w:rsidRPr="001336DF">
        <w:rPr>
          <w:highlight w:val="yellow"/>
        </w:rPr>
        <w:t>达到占空比的需求</w:t>
      </w:r>
      <w:ins w:id="84" w:author="胡群 Qun Hu  (研发总院 AERI)" w:date="2023-02-02T18:38:00Z">
        <w:r w:rsidR="00556D94">
          <w:br/>
        </w:r>
      </w:ins>
      <w:ins w:id="85" w:author="胡群 Qun Hu  (研发总院 AERI)" w:date="2023-02-02T18:39:00Z">
        <w:r w:rsidR="00556D94">
          <w:rPr>
            <w:noProof/>
          </w:rPr>
          <w:drawing>
            <wp:inline distT="0" distB="0" distL="0" distR="0" wp14:anchorId="1A359642" wp14:editId="039EAF5E">
              <wp:extent cx="6479540" cy="6428105"/>
              <wp:effectExtent l="0" t="0" r="0" b="0"/>
              <wp:docPr id="4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79540" cy="64281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9BA5DBF" w14:textId="77777777" w:rsidR="00556D94" w:rsidRPr="00440EAC" w:rsidRDefault="00556D94" w:rsidP="00371BBD">
      <w:pPr>
        <w:outlineLvl w:val="2"/>
        <w:rPr>
          <w:rFonts w:hint="eastAsia"/>
          <w:sz w:val="22"/>
          <w:szCs w:val="22"/>
        </w:rPr>
      </w:pPr>
    </w:p>
    <w:p w14:paraId="1975AD55" w14:textId="5BCAB351" w:rsidR="00A23192" w:rsidRPr="00440EAC" w:rsidRDefault="00A23192" w:rsidP="00C271DF">
      <w:pPr>
        <w:outlineLvl w:val="2"/>
        <w:rPr>
          <w:b/>
          <w:sz w:val="22"/>
          <w:szCs w:val="22"/>
        </w:rPr>
      </w:pPr>
      <w:r w:rsidRPr="00440EAC">
        <w:rPr>
          <w:b/>
          <w:sz w:val="22"/>
          <w:szCs w:val="22"/>
        </w:rPr>
        <w:lastRenderedPageBreak/>
        <w:t>4.1.</w:t>
      </w:r>
      <w:r w:rsidR="008327E6">
        <w:rPr>
          <w:b/>
          <w:sz w:val="22"/>
          <w:szCs w:val="22"/>
        </w:rPr>
        <w:t>5</w:t>
      </w:r>
      <w:r w:rsidRPr="00440EAC">
        <w:rPr>
          <w:b/>
          <w:sz w:val="22"/>
          <w:szCs w:val="22"/>
        </w:rPr>
        <w:t xml:space="preserve"> Functional Requirement </w:t>
      </w:r>
    </w:p>
    <w:p w14:paraId="52875B7D" w14:textId="7245057D" w:rsidR="00A23192" w:rsidRPr="0033113E" w:rsidRDefault="00940F05" w:rsidP="00C271DF">
      <w:pPr>
        <w:outlineLvl w:val="3"/>
        <w:rPr>
          <w:b/>
          <w:sz w:val="22"/>
          <w:szCs w:val="22"/>
        </w:rPr>
      </w:pPr>
      <w:r>
        <w:rPr>
          <w:b/>
          <w:sz w:val="22"/>
          <w:szCs w:val="22"/>
        </w:rPr>
        <w:t>4.1.</w:t>
      </w:r>
      <w:r w:rsidR="008327E6">
        <w:rPr>
          <w:b/>
          <w:sz w:val="22"/>
          <w:szCs w:val="22"/>
        </w:rPr>
        <w:t>5</w:t>
      </w:r>
      <w:r>
        <w:rPr>
          <w:b/>
          <w:sz w:val="22"/>
          <w:szCs w:val="22"/>
        </w:rPr>
        <w:t>.1</w:t>
      </w:r>
      <w:r>
        <w:rPr>
          <w:rFonts w:hint="eastAsia"/>
          <w:b/>
          <w:sz w:val="22"/>
          <w:szCs w:val="22"/>
        </w:rPr>
        <w:t>解锁</w:t>
      </w:r>
      <w:r>
        <w:rPr>
          <w:b/>
          <w:sz w:val="22"/>
          <w:szCs w:val="22"/>
        </w:rPr>
        <w:t>状态下</w:t>
      </w:r>
      <w:r w:rsidR="00FD16DB" w:rsidRPr="00FD16DB">
        <w:rPr>
          <w:rFonts w:ascii="Arial" w:hAnsi="Arial" w:cs="Arial"/>
          <w:b/>
          <w:color w:val="000000"/>
        </w:rPr>
        <w:t>，</w:t>
      </w:r>
      <w:r>
        <w:rPr>
          <w:rFonts w:ascii="Arial" w:hAnsi="Arial" w:cs="Arial" w:hint="eastAsia"/>
          <w:b/>
          <w:color w:val="000000"/>
        </w:rPr>
        <w:t>触发外部</w:t>
      </w:r>
      <w:r>
        <w:rPr>
          <w:rFonts w:ascii="Arial" w:hAnsi="Arial" w:cs="Arial" w:hint="eastAsia"/>
          <w:b/>
          <w:color w:val="000000"/>
        </w:rPr>
        <w:t>/</w:t>
      </w:r>
      <w:r>
        <w:rPr>
          <w:rFonts w:ascii="Arial" w:hAnsi="Arial" w:cs="Arial" w:hint="eastAsia"/>
          <w:b/>
          <w:color w:val="000000"/>
        </w:rPr>
        <w:t>内部电释放</w:t>
      </w:r>
      <w:r>
        <w:rPr>
          <w:rFonts w:ascii="Arial" w:hAnsi="Arial" w:cs="Arial"/>
          <w:b/>
          <w:color w:val="000000"/>
        </w:rPr>
        <w:t>微动开关、实现</w:t>
      </w:r>
      <w:r>
        <w:rPr>
          <w:rFonts w:ascii="Arial" w:hAnsi="Arial" w:cs="Arial" w:hint="eastAsia"/>
          <w:b/>
          <w:color w:val="000000"/>
        </w:rPr>
        <w:t>电动</w:t>
      </w:r>
      <w:r>
        <w:rPr>
          <w:rFonts w:ascii="Arial" w:hAnsi="Arial" w:cs="Arial"/>
          <w:b/>
          <w:color w:val="000000"/>
        </w:rPr>
        <w:t>释放</w:t>
      </w:r>
    </w:p>
    <w:p w14:paraId="2DCD9A6F" w14:textId="77777777" w:rsidR="007D5063" w:rsidRPr="0086508A" w:rsidRDefault="007D5063" w:rsidP="007D5063">
      <w:pPr>
        <w:spacing w:beforeLines="50" w:before="156"/>
        <w:ind w:firstLineChars="200" w:firstLine="422"/>
        <w:rPr>
          <w:rFonts w:ascii="Arial" w:hAnsi="Arial" w:cs="Arial"/>
          <w:b/>
          <w:color w:val="000000"/>
        </w:rPr>
      </w:pPr>
      <w:bookmarkStart w:id="86" w:name="OLE_LINK134"/>
      <w:bookmarkStart w:id="87" w:name="OLE_LINK135"/>
      <w:r>
        <w:rPr>
          <w:rFonts w:ascii="Arial" w:hAnsi="Arial" w:cs="Arial"/>
          <w:b/>
          <w:color w:val="000000"/>
        </w:rPr>
        <w:t>前置条件：</w:t>
      </w:r>
      <w:r>
        <w:rPr>
          <w:rFonts w:ascii="Arial" w:hAnsi="Arial" w:cs="Arial" w:hint="eastAsia"/>
          <w:bCs/>
          <w:color w:val="000000"/>
        </w:rPr>
        <w:t>( 1&amp;2</w:t>
      </w:r>
      <w:r w:rsidR="00940F05">
        <w:rPr>
          <w:rFonts w:ascii="Arial" w:hAnsi="Arial" w:cs="Arial"/>
          <w:bCs/>
          <w:color w:val="000000"/>
        </w:rPr>
        <w:t>&amp;3&amp;</w:t>
      </w:r>
      <w:del w:id="88" w:author="胡群 Qun Hu  (研发总院 AERI)" w:date="2022-07-29T10:51:00Z">
        <w:r w:rsidR="00940F05" w:rsidDel="004936D5">
          <w:rPr>
            <w:rFonts w:ascii="Arial" w:hAnsi="Arial" w:cs="Arial"/>
            <w:bCs/>
            <w:color w:val="000000"/>
          </w:rPr>
          <w:delText>4</w:delText>
        </w:r>
      </w:del>
      <w:r>
        <w:rPr>
          <w:rFonts w:ascii="Arial" w:hAnsi="Arial" w:cs="Arial" w:hint="eastAsia"/>
          <w:bCs/>
          <w:color w:val="000000"/>
        </w:rPr>
        <w:t xml:space="preserve"> )</w:t>
      </w:r>
    </w:p>
    <w:p w14:paraId="43AA6DDD" w14:textId="0B872A05" w:rsidR="00FD16DB" w:rsidRPr="00B76B00" w:rsidRDefault="00FD16DB" w:rsidP="00B76B00">
      <w:pPr>
        <w:pStyle w:val="a7"/>
        <w:numPr>
          <w:ilvl w:val="0"/>
          <w:numId w:val="36"/>
        </w:numPr>
        <w:ind w:firstLineChars="0"/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</w:pPr>
      <w:r w:rsidRPr="00B76B00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电源模式：</w:t>
      </w:r>
      <w:r w:rsidR="003D68D1" w:rsidRPr="00B76B00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OFF、ACC、ON、C</w:t>
      </w:r>
      <w:r w:rsidR="003D68D1" w:rsidRPr="00B76B00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rank</w:t>
      </w:r>
      <w:r w:rsidR="003D68D1" w:rsidRPr="00B76B00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、R</w:t>
      </w:r>
      <w:r w:rsidR="003D68D1" w:rsidRPr="00B76B00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unning档</w:t>
      </w:r>
      <w:r w:rsidRPr="00B76B00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；</w:t>
      </w:r>
    </w:p>
    <w:p w14:paraId="7C459372" w14:textId="0D6BEBC2" w:rsidR="00FD16DB" w:rsidRPr="00B76B00" w:rsidDel="004A6DED" w:rsidRDefault="00940F05" w:rsidP="00B76B00">
      <w:pPr>
        <w:pStyle w:val="a7"/>
        <w:numPr>
          <w:ilvl w:val="0"/>
          <w:numId w:val="36"/>
        </w:numPr>
        <w:ind w:firstLineChars="0"/>
        <w:rPr>
          <w:del w:id="89" w:author="胡群 Qun Hu  (研发总院 AERI)" w:date="2022-12-03T18:46:00Z"/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</w:pPr>
      <w:del w:id="90" w:author="胡群 Qun Hu  (研发总院 AERI)" w:date="2022-12-03T18:46:00Z">
        <w:r w:rsidRPr="00B76B00" w:rsidDel="004A6DED">
          <w:rPr>
            <w:rFonts w:asciiTheme="minorEastAsia" w:eastAsiaTheme="minorEastAsia" w:hAnsiTheme="minorEastAsia" w:cs="Arial" w:hint="eastAsia"/>
            <w:kern w:val="2"/>
            <w:sz w:val="21"/>
            <w:szCs w:val="21"/>
            <w:lang w:val="en-US" w:eastAsia="zh-CN"/>
          </w:rPr>
          <w:delText>车辆</w:delText>
        </w:r>
        <w:r w:rsidRPr="00B76B00" w:rsidDel="004A6DED">
          <w:rPr>
            <w:rFonts w:asciiTheme="minorEastAsia" w:eastAsiaTheme="minorEastAsia" w:hAnsiTheme="minorEastAsia" w:cs="Arial"/>
            <w:kern w:val="2"/>
            <w:sz w:val="21"/>
            <w:szCs w:val="21"/>
            <w:lang w:val="en-US" w:eastAsia="zh-CN"/>
          </w:rPr>
          <w:delText>模式</w:delText>
        </w:r>
        <w:r w:rsidRPr="00B76B00" w:rsidDel="004A6DED">
          <w:rPr>
            <w:rFonts w:asciiTheme="minorEastAsia" w:eastAsiaTheme="minorEastAsia" w:hAnsiTheme="minorEastAsia" w:cs="Arial" w:hint="eastAsia"/>
            <w:kern w:val="2"/>
            <w:sz w:val="21"/>
            <w:szCs w:val="21"/>
            <w:lang w:val="en-US" w:eastAsia="zh-CN"/>
          </w:rPr>
          <w:delText>：</w:delText>
        </w:r>
        <w:r w:rsidR="006A50CB" w:rsidDel="004A6DED">
          <w:rPr>
            <w:rFonts w:asciiTheme="minorEastAsia" w:eastAsiaTheme="minorEastAsia" w:hAnsiTheme="minorEastAsia" w:cs="Arial" w:hint="eastAsia"/>
            <w:kern w:val="2"/>
            <w:sz w:val="21"/>
            <w:szCs w:val="21"/>
            <w:lang w:val="en-US" w:eastAsia="zh-CN"/>
          </w:rPr>
          <w:delText>运输</w:delText>
        </w:r>
        <w:r w:rsidR="006A50CB" w:rsidDel="004A6DED">
          <w:rPr>
            <w:rFonts w:asciiTheme="minorEastAsia" w:eastAsiaTheme="minorEastAsia" w:hAnsiTheme="minorEastAsia" w:cs="Arial"/>
            <w:kern w:val="2"/>
            <w:sz w:val="21"/>
            <w:szCs w:val="21"/>
            <w:lang w:val="en-US" w:eastAsia="zh-CN"/>
          </w:rPr>
          <w:delText>模式除外</w:delText>
        </w:r>
        <w:r w:rsidR="00FD16DB" w:rsidRPr="00B76B00" w:rsidDel="004A6DED">
          <w:rPr>
            <w:rFonts w:asciiTheme="minorEastAsia" w:eastAsiaTheme="minorEastAsia" w:hAnsiTheme="minorEastAsia" w:cs="Arial" w:hint="eastAsia"/>
            <w:kern w:val="2"/>
            <w:sz w:val="21"/>
            <w:szCs w:val="21"/>
            <w:lang w:val="en-US" w:eastAsia="zh-CN"/>
          </w:rPr>
          <w:delText>；</w:delText>
        </w:r>
      </w:del>
    </w:p>
    <w:p w14:paraId="1436664A" w14:textId="7590CC06" w:rsidR="00940F05" w:rsidRDefault="00940F05" w:rsidP="00B76B00">
      <w:pPr>
        <w:pStyle w:val="a7"/>
        <w:numPr>
          <w:ilvl w:val="0"/>
          <w:numId w:val="36"/>
        </w:numPr>
        <w:ind w:firstLineChars="0"/>
        <w:rPr>
          <w:ins w:id="91" w:author="胡群 Qun Hu  (研发总院 AERI)" w:date="2022-12-03T18:47:00Z"/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</w:pPr>
      <w:r w:rsidRPr="00B76B00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接收到BDM发出</w:t>
      </w:r>
      <w:r w:rsidRPr="00B76B00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的</w:t>
      </w:r>
      <w:r w:rsidR="00A73B86" w:rsidRPr="00B76B00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U</w:t>
      </w:r>
      <w:r w:rsidR="00A73B86" w:rsidRPr="00B76B00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nlock</w:t>
      </w:r>
      <w:r w:rsidRPr="00B76B00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状态</w:t>
      </w:r>
      <w:r w:rsidRPr="00B76B00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信号</w:t>
      </w:r>
      <w:del w:id="92" w:author="胡群 Qun Hu  (研发总院 AERI)" w:date="2023-02-02T18:32:00Z">
        <w:r w:rsidR="00072DE7" w:rsidDel="00556D94">
          <w:rPr>
            <w:rFonts w:asciiTheme="minorEastAsia" w:eastAsiaTheme="minorEastAsia" w:hAnsiTheme="minorEastAsia" w:cs="Arial"/>
            <w:kern w:val="2"/>
            <w:sz w:val="21"/>
            <w:szCs w:val="21"/>
            <w:lang w:val="en-US" w:eastAsia="zh-CN"/>
          </w:rPr>
          <w:delText>，</w:delText>
        </w:r>
        <w:r w:rsidR="00072DE7" w:rsidDel="00556D94">
          <w:rPr>
            <w:rFonts w:ascii="Arial" w:hAnsi="Arial" w:cs="Arial"/>
            <w:kern w:val="2"/>
            <w:sz w:val="21"/>
            <w:szCs w:val="21"/>
            <w:lang w:val="en-US" w:eastAsia="zh-CN"/>
          </w:rPr>
          <w:delText>DriverDoorLockSts=0x1</w:delText>
        </w:r>
      </w:del>
      <w:r w:rsidRPr="00B76B00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；</w:t>
      </w:r>
    </w:p>
    <w:p w14:paraId="1FF6381A" w14:textId="3B242AF5" w:rsidR="004A6DED" w:rsidRPr="00B76B00" w:rsidDel="00556D94" w:rsidRDefault="004A6DED" w:rsidP="003323DB">
      <w:pPr>
        <w:pStyle w:val="a7"/>
        <w:numPr>
          <w:ilvl w:val="0"/>
          <w:numId w:val="36"/>
        </w:numPr>
        <w:ind w:firstLineChars="0"/>
        <w:rPr>
          <w:del w:id="93" w:author="胡群 Qun Hu  (研发总院 AERI)" w:date="2023-02-02T18:32:00Z"/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</w:pPr>
      <w:ins w:id="94" w:author="胡群 Qun Hu  (研发总院 AERI)" w:date="2022-12-03T18:48:00Z">
        <w:r w:rsidRPr="00733760">
          <w:rPr>
            <w:rFonts w:ascii="Arial" w:hAnsi="Arial" w:cs="Arial" w:hint="eastAsia"/>
            <w:lang w:eastAsia="zh-CN"/>
          </w:rPr>
          <w:t>对应</w:t>
        </w:r>
        <w:r w:rsidRPr="00733760">
          <w:rPr>
            <w:rFonts w:ascii="Arial" w:hAnsi="Arial" w:cs="Arial"/>
            <w:lang w:eastAsia="zh-CN"/>
          </w:rPr>
          <w:t>车门</w:t>
        </w:r>
        <w:r>
          <w:rPr>
            <w:rFonts w:ascii="Arial" w:hAnsi="Arial" w:cs="Arial"/>
            <w:lang w:eastAsia="zh-CN"/>
          </w:rPr>
          <w:t>Open</w:t>
        </w:r>
        <w:r w:rsidRPr="00733760">
          <w:rPr>
            <w:rFonts w:ascii="Arial" w:hAnsi="Arial" w:cs="Arial"/>
            <w:lang w:eastAsia="zh-CN"/>
          </w:rPr>
          <w:t>信号</w:t>
        </w:r>
        <w:r w:rsidRPr="00733760">
          <w:rPr>
            <w:rFonts w:ascii="Arial" w:hAnsi="Arial" w:cs="Arial" w:hint="eastAsia"/>
            <w:lang w:eastAsia="zh-CN"/>
          </w:rPr>
          <w:t>处于门关闭状态；</w:t>
        </w:r>
      </w:ins>
    </w:p>
    <w:p w14:paraId="5DF287AA" w14:textId="4D01F420" w:rsidR="00B76B00" w:rsidRPr="00556D94" w:rsidDel="00556D94" w:rsidRDefault="00B76B00" w:rsidP="00556D94">
      <w:pPr>
        <w:pStyle w:val="a7"/>
        <w:numPr>
          <w:ilvl w:val="0"/>
          <w:numId w:val="36"/>
        </w:numPr>
        <w:ind w:firstLineChars="0"/>
        <w:rPr>
          <w:del w:id="95" w:author="胡群 Qun Hu  (研发总院 AERI)" w:date="2023-02-02T18:32:00Z"/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  <w:rPrChange w:id="96" w:author="胡群 Qun Hu  (研发总院 AERI)" w:date="2023-02-02T18:32:00Z">
            <w:rPr>
              <w:del w:id="97" w:author="胡群 Qun Hu  (研发总院 AERI)" w:date="2023-02-02T18:32:00Z"/>
              <w:rFonts w:hint="eastAsia"/>
              <w:kern w:val="2"/>
              <w:sz w:val="21"/>
              <w:lang w:val="en-US" w:eastAsia="zh-CN"/>
            </w:rPr>
          </w:rPrChange>
        </w:rPr>
        <w:pPrChange w:id="98" w:author="胡群 Qun Hu  (研发总院 AERI)" w:date="2023-02-02T18:32:00Z">
          <w:pPr>
            <w:pStyle w:val="a7"/>
            <w:ind w:left="780" w:firstLineChars="0" w:firstLine="0"/>
          </w:pPr>
        </w:pPrChange>
      </w:pPr>
    </w:p>
    <w:p w14:paraId="5EFF54ED" w14:textId="77777777" w:rsidR="00B03466" w:rsidRPr="00556D94" w:rsidRDefault="00B03466" w:rsidP="00556D94">
      <w:pPr>
        <w:pStyle w:val="a7"/>
        <w:numPr>
          <w:ilvl w:val="0"/>
          <w:numId w:val="36"/>
        </w:numPr>
        <w:ind w:firstLineChars="0"/>
        <w:rPr>
          <w:rFonts w:hint="eastAsia"/>
          <w:kern w:val="2"/>
          <w:sz w:val="21"/>
          <w:lang w:val="en-US" w:eastAsia="zh-CN"/>
          <w:rPrChange w:id="99" w:author="胡群 Qun Hu  (研发总院 AERI)" w:date="2023-02-02T18:32:00Z">
            <w:rPr>
              <w:rFonts w:hint="eastAsia"/>
              <w:lang w:val="en-US" w:eastAsia="zh-CN"/>
            </w:rPr>
          </w:rPrChange>
        </w:rPr>
        <w:pPrChange w:id="100" w:author="胡群 Qun Hu  (研发总院 AERI)" w:date="2023-02-02T18:32:00Z">
          <w:pPr>
            <w:pStyle w:val="a7"/>
            <w:ind w:left="780" w:firstLineChars="0" w:firstLine="0"/>
          </w:pPr>
        </w:pPrChange>
      </w:pPr>
    </w:p>
    <w:p w14:paraId="208AA762" w14:textId="766172F3" w:rsidR="00FD16DB" w:rsidRDefault="00FD16DB" w:rsidP="00FD16DB">
      <w:pPr>
        <w:spacing w:beforeLines="50" w:before="156"/>
        <w:ind w:firstLineChars="200" w:firstLine="422"/>
        <w:rPr>
          <w:rFonts w:ascii="Arial" w:hAnsi="Arial" w:cs="Arial"/>
          <w:b/>
          <w:color w:val="000000"/>
        </w:rPr>
      </w:pPr>
      <w:r>
        <w:rPr>
          <w:rFonts w:ascii="Arial" w:hAnsi="Arial" w:cs="Arial" w:hint="eastAsia"/>
          <w:b/>
          <w:color w:val="000000"/>
        </w:rPr>
        <w:t>触发条件：</w:t>
      </w:r>
      <w:r w:rsidR="004962D9" w:rsidRPr="004962D9">
        <w:rPr>
          <w:rFonts w:ascii="Arial" w:hAnsi="Arial" w:cs="Arial" w:hint="eastAsia"/>
          <w:bCs/>
          <w:color w:val="000000"/>
        </w:rPr>
        <w:t>(</w:t>
      </w:r>
      <w:r w:rsidR="004962D9" w:rsidRPr="004962D9">
        <w:rPr>
          <w:rFonts w:ascii="Arial" w:hAnsi="Arial" w:cs="Arial"/>
          <w:bCs/>
          <w:color w:val="000000"/>
        </w:rPr>
        <w:t>1</w:t>
      </w:r>
      <w:r w:rsidR="004962D9" w:rsidRPr="004962D9">
        <w:rPr>
          <w:rFonts w:ascii="Arial" w:hAnsi="Arial" w:cs="Arial" w:hint="eastAsia"/>
          <w:bCs/>
          <w:color w:val="000000"/>
        </w:rPr>
        <w:t>)</w:t>
      </w:r>
    </w:p>
    <w:p w14:paraId="02442828" w14:textId="77777777" w:rsidR="00B02275" w:rsidRPr="00291FE5" w:rsidRDefault="00291FE5" w:rsidP="00291FE5">
      <w:pPr>
        <w:widowControl/>
        <w:tabs>
          <w:tab w:val="left" w:pos="640"/>
        </w:tabs>
        <w:ind w:firstLineChars="200" w:firstLine="420"/>
        <w:jc w:val="left"/>
        <w:rPr>
          <w:rFonts w:asciiTheme="minorEastAsia" w:eastAsiaTheme="minorEastAsia" w:hAnsiTheme="minorEastAsia"/>
        </w:rPr>
      </w:pPr>
      <w:r w:rsidRPr="00291FE5">
        <w:rPr>
          <w:rFonts w:asciiTheme="minorEastAsia" w:eastAsiaTheme="minorEastAsia" w:hAnsiTheme="minorEastAsia" w:cs="Arial" w:hint="eastAsia"/>
          <w:szCs w:val="21"/>
        </w:rPr>
        <w:t>1、</w:t>
      </w:r>
      <w:r w:rsidR="0004532A">
        <w:rPr>
          <w:rFonts w:asciiTheme="minorEastAsia" w:eastAsiaTheme="minorEastAsia" w:hAnsiTheme="minorEastAsia" w:cs="Arial" w:hint="eastAsia"/>
          <w:szCs w:val="21"/>
        </w:rPr>
        <w:t>任意</w:t>
      </w:r>
      <w:r w:rsidR="0004532A">
        <w:rPr>
          <w:rFonts w:asciiTheme="minorEastAsia" w:eastAsiaTheme="minorEastAsia" w:hAnsiTheme="minorEastAsia" w:cs="Arial"/>
          <w:szCs w:val="21"/>
        </w:rPr>
        <w:t>车门外部</w:t>
      </w:r>
      <w:r w:rsidR="0004532A">
        <w:rPr>
          <w:rFonts w:asciiTheme="minorEastAsia" w:eastAsiaTheme="minorEastAsia" w:hAnsiTheme="minorEastAsia" w:cs="Arial" w:hint="eastAsia"/>
          <w:szCs w:val="21"/>
        </w:rPr>
        <w:t>/内部</w:t>
      </w:r>
      <w:r w:rsidR="0004532A">
        <w:rPr>
          <w:rFonts w:asciiTheme="minorEastAsia" w:eastAsiaTheme="minorEastAsia" w:hAnsiTheme="minorEastAsia" w:cs="Arial"/>
          <w:szCs w:val="21"/>
        </w:rPr>
        <w:t>电释放微动开关</w:t>
      </w:r>
      <w:r w:rsidR="0004532A">
        <w:rPr>
          <w:rFonts w:asciiTheme="minorEastAsia" w:eastAsiaTheme="minorEastAsia" w:hAnsiTheme="minorEastAsia" w:cs="Arial" w:hint="eastAsia"/>
          <w:szCs w:val="21"/>
        </w:rPr>
        <w:t>信号</w:t>
      </w:r>
      <w:r w:rsidR="0004532A">
        <w:rPr>
          <w:rFonts w:asciiTheme="minorEastAsia" w:eastAsiaTheme="minorEastAsia" w:hAnsiTheme="minorEastAsia" w:cs="Arial"/>
          <w:szCs w:val="21"/>
        </w:rPr>
        <w:t>跳变（</w:t>
      </w:r>
      <w:r w:rsidR="0004532A">
        <w:rPr>
          <w:rFonts w:asciiTheme="minorEastAsia" w:eastAsiaTheme="minorEastAsia" w:hAnsiTheme="minorEastAsia" w:cs="Arial" w:hint="eastAsia"/>
          <w:szCs w:val="21"/>
        </w:rPr>
        <w:t>从</w:t>
      </w:r>
      <w:r w:rsidR="0004532A">
        <w:rPr>
          <w:rFonts w:asciiTheme="minorEastAsia" w:eastAsiaTheme="minorEastAsia" w:hAnsiTheme="minorEastAsia" w:cs="Arial"/>
          <w:szCs w:val="21"/>
        </w:rPr>
        <w:t>断开变为吸合）</w:t>
      </w:r>
    </w:p>
    <w:bookmarkEnd w:id="86"/>
    <w:bookmarkEnd w:id="87"/>
    <w:p w14:paraId="0BC539F0" w14:textId="77777777" w:rsidR="007D5063" w:rsidRDefault="007D5063" w:rsidP="007D5063">
      <w:pPr>
        <w:spacing w:beforeLines="50" w:before="156"/>
        <w:ind w:firstLineChars="200" w:firstLine="422"/>
        <w:rPr>
          <w:rFonts w:ascii="Arial" w:hAnsi="Arial" w:cs="Arial"/>
          <w:bCs/>
          <w:color w:val="000000"/>
        </w:rPr>
      </w:pPr>
      <w:r>
        <w:rPr>
          <w:rFonts w:ascii="Arial" w:hAnsi="Arial" w:cs="Arial" w:hint="eastAsia"/>
          <w:b/>
          <w:color w:val="000000"/>
        </w:rPr>
        <w:t>执行驱动输出：</w:t>
      </w:r>
      <w:r>
        <w:rPr>
          <w:rFonts w:ascii="Arial" w:hAnsi="Arial" w:cs="Arial" w:hint="eastAsia"/>
          <w:bCs/>
          <w:color w:val="000000"/>
        </w:rPr>
        <w:t>( 1&amp;2</w:t>
      </w:r>
      <w:r w:rsidR="00357626">
        <w:rPr>
          <w:rFonts w:ascii="Arial" w:hAnsi="Arial" w:cs="Arial"/>
          <w:bCs/>
          <w:color w:val="000000"/>
        </w:rPr>
        <w:t xml:space="preserve"> </w:t>
      </w:r>
      <w:r>
        <w:rPr>
          <w:rFonts w:ascii="Arial" w:hAnsi="Arial" w:cs="Arial" w:hint="eastAsia"/>
          <w:bCs/>
          <w:color w:val="000000"/>
        </w:rPr>
        <w:t>)</w:t>
      </w:r>
    </w:p>
    <w:p w14:paraId="284C5088" w14:textId="77777777" w:rsidR="00291FE5" w:rsidRDefault="00291FE5" w:rsidP="00A90ADE">
      <w:pPr>
        <w:ind w:firstLine="420"/>
        <w:rPr>
          <w:rFonts w:asciiTheme="minorEastAsia" w:eastAsiaTheme="minorEastAsia" w:hAnsiTheme="minorEastAsia" w:cs="Arial"/>
          <w:szCs w:val="21"/>
        </w:rPr>
      </w:pPr>
      <w:r w:rsidRPr="00291FE5">
        <w:rPr>
          <w:rFonts w:asciiTheme="minorEastAsia" w:eastAsiaTheme="minorEastAsia" w:hAnsiTheme="minorEastAsia" w:cs="Arial" w:hint="eastAsia"/>
          <w:szCs w:val="21"/>
        </w:rPr>
        <w:t>1、</w:t>
      </w:r>
      <w:r w:rsidR="0004532A">
        <w:rPr>
          <w:rFonts w:asciiTheme="minorEastAsia" w:eastAsiaTheme="minorEastAsia" w:hAnsiTheme="minorEastAsia" w:cs="Arial" w:hint="eastAsia"/>
          <w:szCs w:val="21"/>
        </w:rPr>
        <w:t>执行对应</w:t>
      </w:r>
      <w:r w:rsidR="0004532A">
        <w:rPr>
          <w:rFonts w:asciiTheme="minorEastAsia" w:eastAsiaTheme="minorEastAsia" w:hAnsiTheme="minorEastAsia" w:cs="Arial"/>
          <w:szCs w:val="21"/>
        </w:rPr>
        <w:t>车门电动释放</w:t>
      </w:r>
      <w:r w:rsidR="00B02275" w:rsidRPr="00291FE5">
        <w:rPr>
          <w:rFonts w:asciiTheme="minorEastAsia" w:eastAsiaTheme="minorEastAsia" w:hAnsiTheme="minorEastAsia" w:cs="Arial" w:hint="eastAsia"/>
          <w:szCs w:val="21"/>
        </w:rPr>
        <w:t>；</w:t>
      </w:r>
    </w:p>
    <w:p w14:paraId="12BA3F8D" w14:textId="77777777" w:rsidR="005F24BE" w:rsidRDefault="000C3966" w:rsidP="0004532A">
      <w:pPr>
        <w:ind w:firstLine="420"/>
        <w:rPr>
          <w:rFonts w:asciiTheme="minorEastAsia" w:eastAsiaTheme="minorEastAsia" w:hAnsiTheme="minorEastAsia" w:cs="Arial"/>
          <w:szCs w:val="21"/>
        </w:rPr>
      </w:pPr>
      <w:r>
        <w:rPr>
          <w:rFonts w:asciiTheme="minorEastAsia" w:eastAsiaTheme="minorEastAsia" w:hAnsiTheme="minorEastAsia" w:cs="Arial" w:hint="eastAsia"/>
          <w:szCs w:val="21"/>
        </w:rPr>
        <w:t>2、</w:t>
      </w:r>
      <w:r w:rsidR="0004532A">
        <w:rPr>
          <w:rFonts w:asciiTheme="minorEastAsia" w:eastAsiaTheme="minorEastAsia" w:hAnsiTheme="minorEastAsia" w:cs="Arial" w:hint="eastAsia"/>
          <w:szCs w:val="21"/>
        </w:rPr>
        <w:t>D</w:t>
      </w:r>
      <w:r w:rsidR="0004532A">
        <w:rPr>
          <w:rFonts w:asciiTheme="minorEastAsia" w:eastAsiaTheme="minorEastAsia" w:hAnsiTheme="minorEastAsia" w:cs="Arial"/>
          <w:szCs w:val="21"/>
        </w:rPr>
        <w:t>CM</w:t>
      </w:r>
      <w:r w:rsidR="0004532A">
        <w:rPr>
          <w:rFonts w:asciiTheme="minorEastAsia" w:eastAsiaTheme="minorEastAsia" w:hAnsiTheme="minorEastAsia" w:cs="Arial" w:hint="eastAsia"/>
          <w:szCs w:val="21"/>
        </w:rPr>
        <w:t>实时</w:t>
      </w:r>
      <w:r w:rsidR="0004532A">
        <w:rPr>
          <w:rFonts w:asciiTheme="minorEastAsia" w:eastAsiaTheme="minorEastAsia" w:hAnsiTheme="minorEastAsia" w:cs="Arial"/>
          <w:szCs w:val="21"/>
        </w:rPr>
        <w:t>发送车门状态信号</w:t>
      </w:r>
      <w:r w:rsidR="0004532A" w:rsidRPr="0004532A">
        <w:rPr>
          <w:rFonts w:asciiTheme="minorEastAsia" w:eastAsiaTheme="minorEastAsia" w:hAnsiTheme="minorEastAsia" w:cs="Arial"/>
          <w:b/>
          <w:szCs w:val="21"/>
        </w:rPr>
        <w:t>Xx</w:t>
      </w:r>
      <w:r w:rsidR="0004532A" w:rsidRPr="0004532A">
        <w:rPr>
          <w:rFonts w:asciiTheme="minorEastAsia" w:eastAsiaTheme="minorEastAsia" w:hAnsiTheme="minorEastAsia" w:cs="Arial" w:hint="eastAsia"/>
          <w:b/>
          <w:szCs w:val="21"/>
        </w:rPr>
        <w:t>DoorSts</w:t>
      </w:r>
      <w:r w:rsidR="0004532A" w:rsidRPr="0004532A">
        <w:rPr>
          <w:rFonts w:asciiTheme="minorEastAsia" w:eastAsiaTheme="minorEastAsia" w:hAnsiTheme="minorEastAsia" w:cs="Arial" w:hint="eastAsia"/>
          <w:szCs w:val="21"/>
        </w:rPr>
        <w:t>及半锁</w:t>
      </w:r>
      <w:r w:rsidR="0004532A" w:rsidRPr="0004532A">
        <w:rPr>
          <w:rFonts w:asciiTheme="minorEastAsia" w:eastAsiaTheme="minorEastAsia" w:hAnsiTheme="minorEastAsia" w:cs="Arial"/>
          <w:szCs w:val="21"/>
        </w:rPr>
        <w:t>信号</w:t>
      </w:r>
      <w:r w:rsidR="0004532A" w:rsidRPr="0004532A">
        <w:rPr>
          <w:rFonts w:asciiTheme="minorEastAsia" w:eastAsiaTheme="minorEastAsia" w:hAnsiTheme="minorEastAsia" w:cs="Arial"/>
          <w:b/>
          <w:szCs w:val="21"/>
        </w:rPr>
        <w:t>Xx</w:t>
      </w:r>
      <w:r w:rsidR="0004532A" w:rsidRPr="0004532A">
        <w:rPr>
          <w:rFonts w:asciiTheme="minorEastAsia" w:eastAsiaTheme="minorEastAsia" w:hAnsiTheme="minorEastAsia" w:cs="Arial" w:hint="eastAsia"/>
          <w:b/>
          <w:szCs w:val="21"/>
        </w:rPr>
        <w:t>Door</w:t>
      </w:r>
      <w:r w:rsidR="0004532A" w:rsidRPr="0004532A">
        <w:rPr>
          <w:rFonts w:asciiTheme="minorEastAsia" w:eastAsiaTheme="minorEastAsia" w:hAnsiTheme="minorEastAsia" w:cs="Arial"/>
          <w:b/>
          <w:szCs w:val="21"/>
        </w:rPr>
        <w:t>Open</w:t>
      </w:r>
      <w:r w:rsidR="0004532A" w:rsidRPr="0004532A">
        <w:rPr>
          <w:rFonts w:asciiTheme="minorEastAsia" w:eastAsiaTheme="minorEastAsia" w:hAnsiTheme="minorEastAsia" w:cs="Arial" w:hint="eastAsia"/>
          <w:b/>
          <w:szCs w:val="21"/>
        </w:rPr>
        <w:t>Sts</w:t>
      </w:r>
      <w:r w:rsidR="00291FE5" w:rsidRPr="00291FE5">
        <w:rPr>
          <w:rFonts w:asciiTheme="minorEastAsia" w:eastAsiaTheme="minorEastAsia" w:hAnsiTheme="minorEastAsia" w:cs="Arial" w:hint="eastAsia"/>
          <w:szCs w:val="21"/>
        </w:rPr>
        <w:t>；</w:t>
      </w:r>
    </w:p>
    <w:p w14:paraId="0E24B9C3" w14:textId="77777777" w:rsidR="007D5063" w:rsidRDefault="007D5063" w:rsidP="007D5063">
      <w:pPr>
        <w:spacing w:beforeLines="50" w:before="156"/>
        <w:ind w:firstLineChars="200" w:firstLine="422"/>
        <w:rPr>
          <w:rFonts w:ascii="Arial" w:hAnsi="Arial" w:cs="Arial"/>
          <w:b/>
          <w:color w:val="000000"/>
        </w:rPr>
      </w:pPr>
      <w:r>
        <w:rPr>
          <w:rFonts w:ascii="Arial" w:hAnsi="Arial" w:cs="Arial" w:hint="eastAsia"/>
          <w:b/>
          <w:color w:val="000000"/>
        </w:rPr>
        <w:t>停止驱动条件：</w:t>
      </w:r>
      <w:r>
        <w:rPr>
          <w:rFonts w:ascii="Arial" w:hAnsi="Arial" w:cs="Arial" w:hint="eastAsia"/>
          <w:bCs/>
          <w:color w:val="000000"/>
        </w:rPr>
        <w:t>( 1 | 2 )</w:t>
      </w:r>
    </w:p>
    <w:p w14:paraId="31F72C25" w14:textId="196EDA5A" w:rsidR="003450D8" w:rsidDel="00556D94" w:rsidRDefault="007D5063" w:rsidP="00556D94">
      <w:pPr>
        <w:widowControl/>
        <w:tabs>
          <w:tab w:val="left" w:pos="640"/>
        </w:tabs>
        <w:ind w:leftChars="200" w:left="420"/>
        <w:jc w:val="left"/>
        <w:rPr>
          <w:del w:id="101" w:author="胡群 Qun Hu  (研发总院 AERI)" w:date="2023-02-02T18:32:00Z"/>
          <w:rFonts w:ascii="Arial" w:hAnsi="Arial" w:cs="Arial"/>
        </w:rPr>
        <w:pPrChange w:id="102" w:author="胡群 Qun Hu  (研发总院 AERI)" w:date="2023-02-02T18:32:00Z">
          <w:pPr>
            <w:widowControl/>
            <w:tabs>
              <w:tab w:val="left" w:pos="640"/>
            </w:tabs>
            <w:ind w:leftChars="200" w:left="420"/>
            <w:jc w:val="left"/>
          </w:pPr>
        </w:pPrChange>
      </w:pPr>
      <w:r>
        <w:rPr>
          <w:rFonts w:asciiTheme="minorEastAsia" w:eastAsiaTheme="minorEastAsia" w:hAnsiTheme="minorEastAsia" w:cs="Arial" w:hint="eastAsia"/>
          <w:szCs w:val="21"/>
        </w:rPr>
        <w:t>1、</w:t>
      </w:r>
      <w:r w:rsidR="003450D8" w:rsidRPr="005B1113">
        <w:rPr>
          <w:rFonts w:ascii="Arial" w:hAnsi="Arial" w:cs="Arial" w:hint="eastAsia"/>
          <w:szCs w:val="21"/>
        </w:rPr>
        <w:t>对应车门</w:t>
      </w:r>
      <w:r w:rsidR="003450D8">
        <w:rPr>
          <w:rFonts w:ascii="Arial" w:hAnsi="Arial" w:cs="Arial"/>
          <w:szCs w:val="21"/>
        </w:rPr>
        <w:t>Open&amp;Ajar</w:t>
      </w:r>
      <w:r w:rsidR="003450D8" w:rsidRPr="005B1113">
        <w:rPr>
          <w:rFonts w:ascii="Arial" w:hAnsi="Arial" w:cs="Arial" w:hint="eastAsia"/>
          <w:szCs w:val="21"/>
        </w:rPr>
        <w:t>信号处于门</w:t>
      </w:r>
      <w:r w:rsidR="003450D8">
        <w:rPr>
          <w:rFonts w:ascii="Arial" w:hAnsi="Arial" w:cs="Arial" w:hint="eastAsia"/>
          <w:szCs w:val="21"/>
        </w:rPr>
        <w:t>开启</w:t>
      </w:r>
      <w:r w:rsidR="003450D8" w:rsidRPr="005B1113">
        <w:rPr>
          <w:rFonts w:ascii="Arial" w:hAnsi="Arial" w:cs="Arial" w:hint="eastAsia"/>
          <w:szCs w:val="21"/>
        </w:rPr>
        <w:t>状态</w:t>
      </w:r>
      <w:ins w:id="103" w:author="胡群 Qun Hu  (研发总院 AERI)" w:date="2023-02-02T18:32:00Z">
        <w:r w:rsidR="00556D94">
          <w:rPr>
            <w:rFonts w:ascii="Arial" w:hAnsi="Arial" w:cs="Arial" w:hint="eastAsia"/>
            <w:szCs w:val="21"/>
          </w:rPr>
          <w:t>（</w:t>
        </w:r>
      </w:ins>
      <w:del w:id="104" w:author="胡群 Qun Hu  (研发总院 AERI)" w:date="2022-12-03T19:08:00Z">
        <w:r w:rsidR="003450D8" w:rsidRPr="005B1113" w:rsidDel="00442AA8">
          <w:rPr>
            <w:rFonts w:ascii="Arial" w:hAnsi="Arial" w:cs="Arial" w:hint="eastAsia"/>
            <w:szCs w:val="21"/>
          </w:rPr>
          <w:delText>+</w:delText>
        </w:r>
        <w:r w:rsidR="003450D8" w:rsidRPr="005B1113" w:rsidDel="00442AA8">
          <w:rPr>
            <w:rFonts w:ascii="Arial" w:hAnsi="Arial" w:cs="Arial"/>
          </w:rPr>
          <w:delText>T</w:delText>
        </w:r>
        <w:r w:rsidR="003450D8" w:rsidRPr="005B1113" w:rsidDel="00442AA8">
          <w:rPr>
            <w:rFonts w:ascii="Arial" w:hAnsi="Arial" w:cs="Arial" w:hint="eastAsia"/>
          </w:rPr>
          <w:delText>1</w:delText>
        </w:r>
        <w:r w:rsidR="003450D8" w:rsidRPr="005B1113" w:rsidDel="00442AA8">
          <w:rPr>
            <w:rFonts w:ascii="Arial" w:hAnsi="Arial" w:cs="Arial" w:hint="eastAsia"/>
            <w:vertAlign w:val="superscript"/>
          </w:rPr>
          <w:delText>*</w:delText>
        </w:r>
      </w:del>
      <w:del w:id="105" w:author="胡群 Qun Hu  (研发总院 AERI)" w:date="2022-12-03T19:12:00Z">
        <w:r w:rsidR="003450D8" w:rsidRPr="005B1113" w:rsidDel="00442AA8">
          <w:rPr>
            <w:rFonts w:ascii="Arial" w:hAnsi="Arial" w:cs="Arial"/>
          </w:rPr>
          <w:delText>（</w:delText>
        </w:r>
        <w:r w:rsidR="003450D8" w:rsidRPr="005B1113" w:rsidDel="00442AA8">
          <w:rPr>
            <w:rFonts w:ascii="Arial" w:hAnsi="Arial" w:cs="Arial" w:hint="eastAsia"/>
          </w:rPr>
          <w:delText>具体数据标定</w:delText>
        </w:r>
        <w:r w:rsidR="003450D8" w:rsidRPr="005B1113" w:rsidDel="00442AA8">
          <w:rPr>
            <w:rFonts w:ascii="Arial" w:hAnsi="Arial" w:cs="Arial"/>
          </w:rPr>
          <w:delText>）</w:delText>
        </w:r>
      </w:del>
      <w:del w:id="106" w:author="胡群 Qun Hu  (研发总院 AERI)" w:date="2023-02-02T18:32:00Z">
        <w:r w:rsidR="003450D8" w:rsidRPr="005B1113" w:rsidDel="00556D94">
          <w:rPr>
            <w:rFonts w:ascii="Arial" w:hAnsi="Arial" w:cs="Arial" w:hint="eastAsia"/>
            <w:szCs w:val="21"/>
          </w:rPr>
          <w:delText>（</w:delText>
        </w:r>
        <w:r w:rsidR="003450D8" w:rsidRPr="005B1113" w:rsidDel="00556D94">
          <w:rPr>
            <w:rFonts w:ascii="Arial" w:hAnsi="Arial" w:cs="Arial" w:hint="eastAsia"/>
          </w:rPr>
          <w:delText>DriverDoorSts</w:delText>
        </w:r>
        <w:r w:rsidR="003450D8" w:rsidRPr="005B1113" w:rsidDel="00556D94">
          <w:rPr>
            <w:rFonts w:ascii="Arial" w:hAnsi="Arial" w:cs="Arial"/>
          </w:rPr>
          <w:delText>==</w:delText>
        </w:r>
        <w:r w:rsidR="003450D8" w:rsidDel="00556D94">
          <w:rPr>
            <w:rFonts w:ascii="Arial" w:eastAsiaTheme="minorEastAsia" w:hAnsi="Arial" w:cs="Arial"/>
            <w:szCs w:val="21"/>
          </w:rPr>
          <w:delText>1&amp;</w:delText>
        </w:r>
        <w:r w:rsidR="003450D8" w:rsidRPr="003F7D06" w:rsidDel="00556D94">
          <w:rPr>
            <w:rFonts w:ascii="Arial" w:hAnsi="Arial" w:cs="Arial" w:hint="eastAsia"/>
          </w:rPr>
          <w:delText xml:space="preserve"> </w:delText>
        </w:r>
        <w:r w:rsidR="003450D8" w:rsidRPr="00E2595E" w:rsidDel="00556D94">
          <w:rPr>
            <w:rFonts w:ascii="Arial" w:hAnsi="Arial" w:cs="Arial" w:hint="eastAsia"/>
            <w:color w:val="000000" w:themeColor="text1"/>
          </w:rPr>
          <w:delText>DriverDoor</w:delText>
        </w:r>
        <w:r w:rsidR="003450D8" w:rsidRPr="00E2595E" w:rsidDel="00556D94">
          <w:rPr>
            <w:rFonts w:ascii="Arial" w:hAnsi="Arial" w:cs="Arial"/>
            <w:color w:val="000000" w:themeColor="text1"/>
          </w:rPr>
          <w:delText>Open</w:delText>
        </w:r>
        <w:r w:rsidR="003450D8" w:rsidRPr="00E2595E" w:rsidDel="00556D94">
          <w:rPr>
            <w:rFonts w:ascii="Arial" w:hAnsi="Arial" w:cs="Arial" w:hint="eastAsia"/>
            <w:color w:val="000000" w:themeColor="text1"/>
          </w:rPr>
          <w:delText>Sts</w:delText>
        </w:r>
        <w:r w:rsidR="003450D8" w:rsidRPr="005B1113" w:rsidDel="00556D94">
          <w:rPr>
            <w:rFonts w:ascii="Arial" w:hAnsi="Arial" w:cs="Arial"/>
          </w:rPr>
          <w:delText>==</w:delText>
        </w:r>
        <w:r w:rsidR="003450D8" w:rsidDel="00556D94">
          <w:rPr>
            <w:rFonts w:ascii="Arial" w:eastAsiaTheme="minorEastAsia" w:hAnsi="Arial" w:cs="Arial"/>
            <w:szCs w:val="21"/>
          </w:rPr>
          <w:delText>1</w:delText>
        </w:r>
        <w:r w:rsidR="003450D8" w:rsidRPr="005B1113" w:rsidDel="00556D94">
          <w:rPr>
            <w:rFonts w:ascii="Arial" w:eastAsiaTheme="minorEastAsia" w:hAnsi="Arial" w:cs="Arial" w:hint="eastAsia"/>
            <w:szCs w:val="21"/>
          </w:rPr>
          <w:delText>:</w:delText>
        </w:r>
        <w:r w:rsidR="003450D8" w:rsidDel="00556D94">
          <w:rPr>
            <w:rFonts w:ascii="Arial" w:eastAsiaTheme="minorEastAsia" w:hAnsi="Arial" w:cs="Arial"/>
            <w:szCs w:val="21"/>
          </w:rPr>
          <w:delText>Open</w:delText>
        </w:r>
        <w:r w:rsidR="003450D8" w:rsidRPr="005B1113" w:rsidDel="00556D94">
          <w:rPr>
            <w:rFonts w:ascii="Arial" w:hAnsi="Arial" w:cs="Arial" w:hint="eastAsia"/>
          </w:rPr>
          <w:delText>||PsngrDoorSts</w:delText>
        </w:r>
        <w:r w:rsidR="003450D8" w:rsidRPr="005B1113" w:rsidDel="00556D94">
          <w:rPr>
            <w:rFonts w:ascii="Arial" w:hAnsi="Arial" w:cs="Arial"/>
          </w:rPr>
          <w:delText>==</w:delText>
        </w:r>
        <w:r w:rsidR="003450D8" w:rsidDel="00556D94">
          <w:rPr>
            <w:rFonts w:ascii="Arial" w:eastAsiaTheme="minorEastAsia" w:hAnsi="Arial" w:cs="Arial"/>
            <w:szCs w:val="21"/>
          </w:rPr>
          <w:delText>1</w:delText>
        </w:r>
        <w:r w:rsidR="003450D8" w:rsidRPr="005B1113" w:rsidDel="00556D94">
          <w:rPr>
            <w:rFonts w:ascii="Arial" w:eastAsiaTheme="minorEastAsia" w:hAnsi="Arial" w:cs="Arial" w:hint="eastAsia"/>
            <w:szCs w:val="21"/>
          </w:rPr>
          <w:delText>:</w:delText>
        </w:r>
        <w:r w:rsidR="003450D8" w:rsidRPr="00E913D6" w:rsidDel="00556D94">
          <w:rPr>
            <w:rFonts w:ascii="Arial" w:eastAsiaTheme="minorEastAsia" w:hAnsi="Arial" w:cs="Arial"/>
            <w:szCs w:val="21"/>
          </w:rPr>
          <w:delText xml:space="preserve"> </w:delText>
        </w:r>
        <w:r w:rsidR="003450D8" w:rsidDel="00556D94">
          <w:rPr>
            <w:rFonts w:ascii="Arial" w:eastAsiaTheme="minorEastAsia" w:hAnsi="Arial" w:cs="Arial"/>
            <w:szCs w:val="21"/>
          </w:rPr>
          <w:delText>Open</w:delText>
        </w:r>
        <w:r w:rsidR="003450D8" w:rsidRPr="005B1113" w:rsidDel="00556D94">
          <w:rPr>
            <w:rFonts w:ascii="Arial" w:hAnsi="Arial" w:cs="Arial" w:hint="eastAsia"/>
          </w:rPr>
          <w:delText xml:space="preserve"> </w:delText>
        </w:r>
        <w:r w:rsidR="003450D8" w:rsidDel="00556D94">
          <w:rPr>
            <w:rFonts w:ascii="Arial" w:eastAsiaTheme="minorEastAsia" w:hAnsi="Arial" w:cs="Arial"/>
            <w:szCs w:val="21"/>
          </w:rPr>
          <w:delText>&amp;</w:delText>
        </w:r>
        <w:r w:rsidR="003450D8" w:rsidRPr="00124607" w:rsidDel="00556D94">
          <w:rPr>
            <w:rFonts w:ascii="Arial" w:hAnsi="Arial" w:cs="Arial" w:hint="eastAsia"/>
          </w:rPr>
          <w:delText xml:space="preserve"> </w:delText>
        </w:r>
        <w:r w:rsidR="003450D8" w:rsidRPr="005B1113" w:rsidDel="00556D94">
          <w:rPr>
            <w:rFonts w:ascii="Arial" w:hAnsi="Arial" w:cs="Arial" w:hint="eastAsia"/>
          </w:rPr>
          <w:delText>PsngrDoor</w:delText>
        </w:r>
        <w:r w:rsidR="003450D8" w:rsidDel="00556D94">
          <w:rPr>
            <w:rFonts w:ascii="Arial" w:hAnsi="Arial" w:cs="Arial"/>
          </w:rPr>
          <w:delText>Open</w:delText>
        </w:r>
        <w:r w:rsidR="003450D8" w:rsidRPr="005B1113" w:rsidDel="00556D94">
          <w:rPr>
            <w:rFonts w:ascii="Arial" w:hAnsi="Arial" w:cs="Arial" w:hint="eastAsia"/>
          </w:rPr>
          <w:delText>Sts</w:delText>
        </w:r>
        <w:r w:rsidR="003450D8" w:rsidRPr="005B1113" w:rsidDel="00556D94">
          <w:rPr>
            <w:rFonts w:ascii="Arial" w:hAnsi="Arial" w:cs="Arial"/>
          </w:rPr>
          <w:delText>==</w:delText>
        </w:r>
        <w:r w:rsidR="003450D8" w:rsidDel="00556D94">
          <w:rPr>
            <w:rFonts w:ascii="Arial" w:eastAsiaTheme="minorEastAsia" w:hAnsi="Arial" w:cs="Arial"/>
            <w:szCs w:val="21"/>
          </w:rPr>
          <w:delText>1</w:delText>
        </w:r>
        <w:r w:rsidR="003450D8" w:rsidRPr="005B1113" w:rsidDel="00556D94">
          <w:rPr>
            <w:rFonts w:ascii="Arial" w:eastAsiaTheme="minorEastAsia" w:hAnsi="Arial" w:cs="Arial" w:hint="eastAsia"/>
            <w:szCs w:val="21"/>
          </w:rPr>
          <w:delText>:</w:delText>
        </w:r>
        <w:r w:rsidR="003450D8" w:rsidDel="00556D94">
          <w:rPr>
            <w:rFonts w:ascii="Arial" w:eastAsiaTheme="minorEastAsia" w:hAnsi="Arial" w:cs="Arial"/>
            <w:szCs w:val="21"/>
          </w:rPr>
          <w:delText>Open</w:delText>
        </w:r>
        <w:r w:rsidR="003450D8" w:rsidRPr="005B1113" w:rsidDel="00556D94">
          <w:rPr>
            <w:rFonts w:ascii="Arial" w:hAnsi="Arial" w:cs="Arial" w:hint="eastAsia"/>
          </w:rPr>
          <w:delText xml:space="preserve"> ||</w:delText>
        </w:r>
        <w:r w:rsidR="003450D8" w:rsidRPr="005B1113" w:rsidDel="00556D94">
          <w:rPr>
            <w:rFonts w:ascii="Arial" w:hAnsi="Arial"/>
          </w:rPr>
          <w:delText>LHRdoorSt</w:delText>
        </w:r>
        <w:r w:rsidR="003450D8" w:rsidRPr="005B1113" w:rsidDel="00556D94">
          <w:rPr>
            <w:rFonts w:ascii="Arial" w:hAnsi="Arial" w:hint="eastAsia"/>
          </w:rPr>
          <w:delText>s</w:delText>
        </w:r>
        <w:r w:rsidR="003450D8" w:rsidRPr="005B1113" w:rsidDel="00556D94">
          <w:rPr>
            <w:rFonts w:ascii="Arial" w:hAnsi="Arial" w:cs="Arial"/>
          </w:rPr>
          <w:delText>==</w:delText>
        </w:r>
        <w:r w:rsidR="003450D8" w:rsidDel="00556D94">
          <w:rPr>
            <w:rFonts w:ascii="Arial" w:eastAsiaTheme="minorEastAsia" w:hAnsi="Arial" w:cs="Arial"/>
            <w:szCs w:val="21"/>
          </w:rPr>
          <w:delText>1</w:delText>
        </w:r>
        <w:r w:rsidR="003450D8" w:rsidRPr="005B1113" w:rsidDel="00556D94">
          <w:rPr>
            <w:rFonts w:ascii="Arial" w:eastAsiaTheme="minorEastAsia" w:hAnsi="Arial" w:cs="Arial" w:hint="eastAsia"/>
            <w:szCs w:val="21"/>
          </w:rPr>
          <w:delText>:</w:delText>
        </w:r>
        <w:r w:rsidR="003450D8" w:rsidRPr="00E913D6" w:rsidDel="00556D94">
          <w:rPr>
            <w:rFonts w:ascii="Arial" w:eastAsiaTheme="minorEastAsia" w:hAnsi="Arial" w:cs="Arial"/>
            <w:szCs w:val="21"/>
          </w:rPr>
          <w:delText xml:space="preserve"> </w:delText>
        </w:r>
        <w:r w:rsidR="003450D8" w:rsidDel="00556D94">
          <w:rPr>
            <w:rFonts w:ascii="Arial" w:eastAsiaTheme="minorEastAsia" w:hAnsi="Arial" w:cs="Arial"/>
            <w:szCs w:val="21"/>
          </w:rPr>
          <w:delText>Open &amp;</w:delText>
        </w:r>
        <w:r w:rsidR="003450D8" w:rsidRPr="00124607" w:rsidDel="00556D94">
          <w:rPr>
            <w:rFonts w:ascii="Arial" w:hAnsi="Arial" w:cs="Arial" w:hint="eastAsia"/>
          </w:rPr>
          <w:delText xml:space="preserve"> </w:delText>
        </w:r>
        <w:r w:rsidR="003450D8" w:rsidRPr="005B1113" w:rsidDel="00556D94">
          <w:rPr>
            <w:rFonts w:ascii="Arial" w:hAnsi="Arial"/>
          </w:rPr>
          <w:delText>LHR</w:delText>
        </w:r>
        <w:r w:rsidR="003450D8" w:rsidRPr="005B1113" w:rsidDel="00556D94">
          <w:rPr>
            <w:rFonts w:ascii="Arial" w:hAnsi="Arial" w:cs="Arial" w:hint="eastAsia"/>
          </w:rPr>
          <w:delText>Door</w:delText>
        </w:r>
        <w:r w:rsidR="003450D8" w:rsidDel="00556D94">
          <w:rPr>
            <w:rFonts w:ascii="Arial" w:hAnsi="Arial" w:cs="Arial"/>
          </w:rPr>
          <w:delText>Open</w:delText>
        </w:r>
        <w:r w:rsidR="003450D8" w:rsidRPr="005B1113" w:rsidDel="00556D94">
          <w:rPr>
            <w:rFonts w:ascii="Arial" w:hAnsi="Arial" w:cs="Arial" w:hint="eastAsia"/>
          </w:rPr>
          <w:delText>Sts</w:delText>
        </w:r>
        <w:r w:rsidR="003450D8" w:rsidRPr="005B1113" w:rsidDel="00556D94">
          <w:rPr>
            <w:rFonts w:ascii="Arial" w:hAnsi="Arial" w:cs="Arial"/>
          </w:rPr>
          <w:delText>==</w:delText>
        </w:r>
        <w:r w:rsidR="003450D8" w:rsidDel="00556D94">
          <w:rPr>
            <w:rFonts w:ascii="Arial" w:eastAsiaTheme="minorEastAsia" w:hAnsi="Arial" w:cs="Arial"/>
            <w:szCs w:val="21"/>
          </w:rPr>
          <w:delText>1</w:delText>
        </w:r>
        <w:r w:rsidR="003450D8" w:rsidRPr="005B1113" w:rsidDel="00556D94">
          <w:rPr>
            <w:rFonts w:ascii="Arial" w:eastAsiaTheme="minorEastAsia" w:hAnsi="Arial" w:cs="Arial" w:hint="eastAsia"/>
            <w:szCs w:val="21"/>
          </w:rPr>
          <w:delText>:</w:delText>
        </w:r>
        <w:r w:rsidR="003450D8" w:rsidDel="00556D94">
          <w:rPr>
            <w:rFonts w:ascii="Arial" w:eastAsiaTheme="minorEastAsia" w:hAnsi="Arial" w:cs="Arial"/>
            <w:szCs w:val="21"/>
          </w:rPr>
          <w:delText>Open</w:delText>
        </w:r>
        <w:r w:rsidR="003450D8" w:rsidRPr="005B1113" w:rsidDel="00556D94">
          <w:rPr>
            <w:rFonts w:ascii="Arial" w:hAnsi="Arial" w:cs="Arial" w:hint="eastAsia"/>
          </w:rPr>
          <w:delText xml:space="preserve"> ||</w:delText>
        </w:r>
        <w:r w:rsidR="007C1CE6" w:rsidRPr="005B1113" w:rsidDel="00556D94">
          <w:rPr>
            <w:rFonts w:ascii="Arial" w:hAnsi="Arial"/>
          </w:rPr>
          <w:delText xml:space="preserve"> </w:delText>
        </w:r>
        <w:r w:rsidR="003450D8" w:rsidRPr="005B1113" w:rsidDel="00556D94">
          <w:rPr>
            <w:rFonts w:ascii="Arial" w:hAnsi="Arial"/>
          </w:rPr>
          <w:delText>RHRDoorSt</w:delText>
        </w:r>
        <w:r w:rsidR="003450D8" w:rsidRPr="005B1113" w:rsidDel="00556D94">
          <w:rPr>
            <w:rFonts w:ascii="Arial" w:hAnsi="Arial" w:hint="eastAsia"/>
          </w:rPr>
          <w:delText>s</w:delText>
        </w:r>
        <w:r w:rsidR="003450D8" w:rsidRPr="005B1113" w:rsidDel="00556D94">
          <w:rPr>
            <w:rFonts w:ascii="Arial" w:hAnsi="Arial" w:cs="Arial"/>
          </w:rPr>
          <w:delText>==</w:delText>
        </w:r>
        <w:r w:rsidR="003450D8" w:rsidDel="00556D94">
          <w:rPr>
            <w:rFonts w:ascii="Arial" w:eastAsiaTheme="minorEastAsia" w:hAnsi="Arial" w:cs="Arial"/>
            <w:szCs w:val="21"/>
          </w:rPr>
          <w:delText>1</w:delText>
        </w:r>
        <w:r w:rsidR="003450D8" w:rsidRPr="005B1113" w:rsidDel="00556D94">
          <w:rPr>
            <w:rFonts w:ascii="Arial" w:eastAsiaTheme="minorEastAsia" w:hAnsi="Arial" w:cs="Arial" w:hint="eastAsia"/>
            <w:szCs w:val="21"/>
          </w:rPr>
          <w:delText>:</w:delText>
        </w:r>
        <w:r w:rsidR="003450D8" w:rsidRPr="00E913D6" w:rsidDel="00556D94">
          <w:rPr>
            <w:rFonts w:ascii="Arial" w:eastAsiaTheme="minorEastAsia" w:hAnsi="Arial" w:cs="Arial"/>
            <w:szCs w:val="21"/>
          </w:rPr>
          <w:delText xml:space="preserve"> </w:delText>
        </w:r>
        <w:r w:rsidR="003450D8" w:rsidDel="00556D94">
          <w:rPr>
            <w:rFonts w:ascii="Arial" w:eastAsiaTheme="minorEastAsia" w:hAnsi="Arial" w:cs="Arial"/>
            <w:szCs w:val="21"/>
          </w:rPr>
          <w:delText>Open&amp;</w:delText>
        </w:r>
        <w:r w:rsidR="003450D8" w:rsidRPr="00124607" w:rsidDel="00556D94">
          <w:rPr>
            <w:rFonts w:ascii="Arial" w:hAnsi="Arial" w:cs="Arial" w:hint="eastAsia"/>
          </w:rPr>
          <w:delText xml:space="preserve"> </w:delText>
        </w:r>
      </w:del>
    </w:p>
    <w:p w14:paraId="72654F68" w14:textId="01E06AD3" w:rsidR="003450D8" w:rsidRPr="005B1113" w:rsidRDefault="003450D8" w:rsidP="00556D94">
      <w:pPr>
        <w:widowControl/>
        <w:tabs>
          <w:tab w:val="left" w:pos="640"/>
        </w:tabs>
        <w:ind w:leftChars="200" w:left="420"/>
        <w:jc w:val="left"/>
        <w:rPr>
          <w:rFonts w:ascii="Arial" w:hAnsi="Arial" w:cs="Arial"/>
          <w:szCs w:val="21"/>
        </w:rPr>
        <w:pPrChange w:id="107" w:author="胡群 Qun Hu  (研发总院 AERI)" w:date="2023-02-02T18:32:00Z">
          <w:pPr>
            <w:widowControl/>
            <w:tabs>
              <w:tab w:val="left" w:pos="640"/>
            </w:tabs>
            <w:ind w:leftChars="200" w:left="420"/>
            <w:jc w:val="left"/>
          </w:pPr>
        </w:pPrChange>
      </w:pPr>
      <w:del w:id="108" w:author="胡群 Qun Hu  (研发总院 AERI)" w:date="2023-02-02T18:32:00Z">
        <w:r w:rsidRPr="005B1113" w:rsidDel="00556D94">
          <w:rPr>
            <w:rFonts w:ascii="Arial" w:hAnsi="Arial"/>
          </w:rPr>
          <w:delText>RHR</w:delText>
        </w:r>
        <w:r w:rsidRPr="005B1113" w:rsidDel="00556D94">
          <w:rPr>
            <w:rFonts w:ascii="Arial" w:hAnsi="Arial" w:cs="Arial" w:hint="eastAsia"/>
          </w:rPr>
          <w:delText>Door</w:delText>
        </w:r>
        <w:r w:rsidDel="00556D94">
          <w:rPr>
            <w:rFonts w:ascii="Arial" w:hAnsi="Arial" w:cs="Arial"/>
          </w:rPr>
          <w:delText>Open</w:delText>
        </w:r>
        <w:r w:rsidRPr="005B1113" w:rsidDel="00556D94">
          <w:rPr>
            <w:rFonts w:ascii="Arial" w:hAnsi="Arial" w:cs="Arial" w:hint="eastAsia"/>
          </w:rPr>
          <w:delText>Sts</w:delText>
        </w:r>
        <w:r w:rsidRPr="005B1113" w:rsidDel="00556D94">
          <w:rPr>
            <w:rFonts w:ascii="Arial" w:hAnsi="Arial" w:cs="Arial"/>
          </w:rPr>
          <w:delText>==</w:delText>
        </w:r>
        <w:r w:rsidDel="00556D94">
          <w:rPr>
            <w:rFonts w:ascii="Arial" w:eastAsiaTheme="minorEastAsia" w:hAnsi="Arial" w:cs="Arial"/>
            <w:szCs w:val="21"/>
          </w:rPr>
          <w:delText>1</w:delText>
        </w:r>
        <w:r w:rsidRPr="005B1113" w:rsidDel="00556D94">
          <w:rPr>
            <w:rFonts w:ascii="Arial" w:eastAsiaTheme="minorEastAsia" w:hAnsi="Arial" w:cs="Arial" w:hint="eastAsia"/>
            <w:szCs w:val="21"/>
          </w:rPr>
          <w:delText>:</w:delText>
        </w:r>
        <w:r w:rsidDel="00556D94">
          <w:rPr>
            <w:rFonts w:ascii="Arial" w:eastAsiaTheme="minorEastAsia" w:hAnsi="Arial" w:cs="Arial"/>
            <w:szCs w:val="21"/>
          </w:rPr>
          <w:delText>Open</w:delText>
        </w:r>
        <w:r w:rsidRPr="005B1113" w:rsidDel="00556D94">
          <w:rPr>
            <w:rFonts w:ascii="Arial" w:hAnsi="Arial" w:cs="Arial" w:hint="eastAsia"/>
            <w:szCs w:val="21"/>
          </w:rPr>
          <w:delText>）</w:delText>
        </w:r>
        <w:r w:rsidDel="00556D94">
          <w:rPr>
            <w:rFonts w:ascii="Arial" w:hAnsi="Arial" w:cs="Arial" w:hint="eastAsia"/>
            <w:szCs w:val="21"/>
          </w:rPr>
          <w:delText>（</w:delText>
        </w:r>
      </w:del>
      <w:r>
        <w:rPr>
          <w:rFonts w:ascii="Arial" w:hAnsi="Arial" w:cs="Arial"/>
          <w:szCs w:val="21"/>
        </w:rPr>
        <w:t>0</w:t>
      </w:r>
      <w:r>
        <w:rPr>
          <w:rFonts w:ascii="Arial" w:hAnsi="Arial" w:cs="Arial" w:hint="eastAsia"/>
          <w:szCs w:val="21"/>
        </w:rPr>
        <w:t>x</w:t>
      </w:r>
      <w:r>
        <w:rPr>
          <w:rFonts w:ascii="Arial" w:hAnsi="Arial" w:cs="Arial"/>
          <w:szCs w:val="21"/>
        </w:rPr>
        <w:t>0</w:t>
      </w:r>
      <w:r>
        <w:rPr>
          <w:rFonts w:ascii="Arial" w:hAnsi="Arial" w:cs="Arial" w:hint="eastAsia"/>
          <w:szCs w:val="21"/>
        </w:rPr>
        <w:t>：</w:t>
      </w:r>
      <w:r>
        <w:rPr>
          <w:rFonts w:ascii="Arial" w:hAnsi="Arial" w:cs="Arial"/>
          <w:szCs w:val="21"/>
        </w:rPr>
        <w:t>关闭、</w:t>
      </w:r>
      <w:r>
        <w:rPr>
          <w:rFonts w:ascii="Arial" w:hAnsi="Arial" w:cs="Arial"/>
          <w:szCs w:val="21"/>
        </w:rPr>
        <w:t>0</w:t>
      </w:r>
      <w:r>
        <w:rPr>
          <w:rFonts w:ascii="Arial" w:hAnsi="Arial" w:cs="Arial" w:hint="eastAsia"/>
          <w:szCs w:val="21"/>
        </w:rPr>
        <w:t>x</w:t>
      </w:r>
      <w:r>
        <w:rPr>
          <w:rFonts w:ascii="Arial" w:hAnsi="Arial" w:cs="Arial"/>
          <w:szCs w:val="21"/>
        </w:rPr>
        <w:t>1</w:t>
      </w:r>
      <w:r>
        <w:rPr>
          <w:rFonts w:ascii="Arial" w:hAnsi="Arial" w:cs="Arial" w:hint="eastAsia"/>
          <w:szCs w:val="21"/>
        </w:rPr>
        <w:t>：开启）</w:t>
      </w:r>
      <w:r w:rsidRPr="005B1113">
        <w:rPr>
          <w:rFonts w:ascii="Arial" w:hAnsi="Arial" w:cs="Arial" w:hint="eastAsia"/>
          <w:szCs w:val="21"/>
        </w:rPr>
        <w:t>；</w:t>
      </w:r>
    </w:p>
    <w:p w14:paraId="33A447AC" w14:textId="15AA9026" w:rsidR="003450D8" w:rsidRDefault="003450D8" w:rsidP="003450D8">
      <w:pPr>
        <w:widowControl/>
        <w:tabs>
          <w:tab w:val="left" w:pos="640"/>
        </w:tabs>
        <w:ind w:left="426"/>
        <w:jc w:val="left"/>
        <w:rPr>
          <w:rFonts w:ascii="Arial" w:hAnsi="Arial" w:cs="Arial"/>
          <w:szCs w:val="21"/>
        </w:rPr>
      </w:pPr>
      <w:r w:rsidRPr="004962D9">
        <w:rPr>
          <w:rFonts w:asciiTheme="minorEastAsia" w:eastAsiaTheme="minorEastAsia" w:hAnsiTheme="minorEastAsia" w:cs="Arial" w:hint="eastAsia"/>
          <w:szCs w:val="21"/>
        </w:rPr>
        <w:t>2、</w:t>
      </w:r>
      <w:r>
        <w:rPr>
          <w:rFonts w:ascii="Arial" w:hAnsi="Arial" w:cs="Arial" w:hint="eastAsia"/>
          <w:szCs w:val="21"/>
        </w:rPr>
        <w:t>电释放</w:t>
      </w:r>
      <w:r w:rsidRPr="005B1113">
        <w:rPr>
          <w:rFonts w:ascii="Arial" w:hAnsi="Arial" w:cs="Arial" w:hint="eastAsia"/>
          <w:szCs w:val="21"/>
        </w:rPr>
        <w:t>时间＞</w:t>
      </w:r>
      <w:ins w:id="109" w:author="胡群 Qun Hu  (研发总院 AERI)" w:date="2022-12-03T19:10:00Z">
        <w:r w:rsidR="00442AA8">
          <w:rPr>
            <w:rFonts w:ascii="Arial" w:hAnsi="Arial" w:cs="Arial"/>
          </w:rPr>
          <w:t>300</w:t>
        </w:r>
      </w:ins>
      <w:ins w:id="110" w:author="胡群 Qun Hu  (研发总院 AERI)" w:date="2022-12-03T19:11:00Z">
        <w:r w:rsidR="00442AA8">
          <w:rPr>
            <w:rFonts w:ascii="Arial" w:hAnsi="Arial" w:cs="Arial"/>
          </w:rPr>
          <w:t>ms</w:t>
        </w:r>
      </w:ins>
      <w:del w:id="111" w:author="胡群 Qun Hu  (研发总院 AERI)" w:date="2022-12-03T19:10:00Z">
        <w:r w:rsidRPr="005B1113" w:rsidDel="00442AA8">
          <w:rPr>
            <w:rFonts w:ascii="Arial" w:hAnsi="Arial" w:cs="Arial"/>
          </w:rPr>
          <w:delText>T2</w:delText>
        </w:r>
        <w:r w:rsidRPr="005B1113" w:rsidDel="00442AA8">
          <w:rPr>
            <w:rFonts w:ascii="Arial" w:hAnsi="Arial" w:cs="Arial" w:hint="eastAsia"/>
            <w:szCs w:val="21"/>
          </w:rPr>
          <w:delText>（</w:delText>
        </w:r>
      </w:del>
      <w:r w:rsidRPr="005B1113">
        <w:rPr>
          <w:rFonts w:ascii="Arial" w:hAnsi="Arial" w:cs="Arial" w:hint="eastAsia"/>
          <w:szCs w:val="21"/>
        </w:rPr>
        <w:t>具体数据</w:t>
      </w:r>
      <w:r>
        <w:rPr>
          <w:rFonts w:ascii="Arial" w:hAnsi="Arial" w:cs="Arial" w:hint="eastAsia"/>
          <w:szCs w:val="21"/>
        </w:rPr>
        <w:t>待</w:t>
      </w:r>
      <w:r w:rsidR="008230B7">
        <w:rPr>
          <w:rFonts w:ascii="Arial" w:hAnsi="Arial" w:cs="Arial" w:hint="eastAsia"/>
          <w:szCs w:val="21"/>
        </w:rPr>
        <w:t>标定</w:t>
      </w:r>
      <w:del w:id="112" w:author="胡群 Qun Hu  (研发总院 AERI)" w:date="2023-02-02T18:32:00Z">
        <w:r w:rsidR="008230B7" w:rsidDel="00556D94">
          <w:rPr>
            <w:rFonts w:ascii="Arial" w:hAnsi="Arial" w:cs="Arial" w:hint="eastAsia"/>
            <w:szCs w:val="21"/>
          </w:rPr>
          <w:delText>）</w:delText>
        </w:r>
      </w:del>
      <w:r w:rsidR="008230B7">
        <w:rPr>
          <w:rFonts w:ascii="Arial" w:hAnsi="Arial" w:cs="Arial" w:hint="eastAsia"/>
          <w:szCs w:val="21"/>
        </w:rPr>
        <w:t>；</w:t>
      </w:r>
    </w:p>
    <w:p w14:paraId="405E6F85" w14:textId="0FC2DDA7" w:rsidR="00A90ADE" w:rsidRPr="0033113E" w:rsidRDefault="00A90ADE" w:rsidP="003450D8">
      <w:pPr>
        <w:ind w:firstLineChars="50" w:firstLine="105"/>
        <w:rPr>
          <w:rFonts w:ascii="Arial" w:hAnsi="Arial" w:cs="Arial"/>
          <w:b/>
          <w:color w:val="000000"/>
        </w:rPr>
      </w:pPr>
      <w:r w:rsidRPr="0033113E">
        <w:rPr>
          <w:rFonts w:ascii="Arial" w:hAnsi="Arial" w:cs="Arial" w:hint="eastAsia"/>
          <w:b/>
          <w:color w:val="000000"/>
        </w:rPr>
        <w:t>4.1.</w:t>
      </w:r>
      <w:r w:rsidR="008327E6">
        <w:rPr>
          <w:rFonts w:ascii="Arial" w:hAnsi="Arial" w:cs="Arial"/>
          <w:b/>
          <w:color w:val="000000"/>
        </w:rPr>
        <w:t>5</w:t>
      </w:r>
      <w:r w:rsidRPr="0033113E">
        <w:rPr>
          <w:rFonts w:ascii="Arial" w:hAnsi="Arial" w:cs="Arial" w:hint="eastAsia"/>
          <w:b/>
          <w:color w:val="000000"/>
        </w:rPr>
        <w:t>.2</w:t>
      </w:r>
      <w:r w:rsidR="008230B7">
        <w:rPr>
          <w:rFonts w:ascii="Arial" w:hAnsi="Arial" w:cs="Arial" w:hint="eastAsia"/>
          <w:b/>
          <w:color w:val="000000"/>
        </w:rPr>
        <w:t>闭锁状态</w:t>
      </w:r>
      <w:r w:rsidR="008230B7">
        <w:rPr>
          <w:rFonts w:ascii="Arial" w:hAnsi="Arial" w:cs="Arial"/>
          <w:b/>
          <w:color w:val="000000"/>
        </w:rPr>
        <w:t>下，禁止</w:t>
      </w:r>
      <w:r w:rsidR="008230B7">
        <w:rPr>
          <w:rFonts w:ascii="Arial" w:hAnsi="Arial" w:cs="Arial" w:hint="eastAsia"/>
          <w:b/>
          <w:color w:val="000000"/>
        </w:rPr>
        <w:t>外部</w:t>
      </w:r>
      <w:r w:rsidR="008230B7">
        <w:rPr>
          <w:rFonts w:ascii="Arial" w:hAnsi="Arial" w:cs="Arial"/>
          <w:b/>
          <w:color w:val="000000"/>
        </w:rPr>
        <w:t>微动开关、屏蔽电动释放</w:t>
      </w:r>
    </w:p>
    <w:p w14:paraId="01E91996" w14:textId="77777777" w:rsidR="00A90ADE" w:rsidRPr="0086508A" w:rsidRDefault="00A90ADE" w:rsidP="0086508A">
      <w:pPr>
        <w:spacing w:beforeLines="50" w:before="156"/>
        <w:ind w:firstLineChars="200" w:firstLine="422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前置条件：</w:t>
      </w:r>
      <w:r w:rsidR="0086508A">
        <w:rPr>
          <w:rFonts w:ascii="Arial" w:hAnsi="Arial" w:cs="Arial" w:hint="eastAsia"/>
          <w:bCs/>
          <w:color w:val="000000"/>
        </w:rPr>
        <w:t>( 1&amp;2 )</w:t>
      </w:r>
    </w:p>
    <w:p w14:paraId="668741EB" w14:textId="5A99940A" w:rsidR="00A90ADE" w:rsidRPr="003C3C7C" w:rsidRDefault="00A90ADE" w:rsidP="00E877F3">
      <w:pPr>
        <w:pStyle w:val="a7"/>
        <w:numPr>
          <w:ilvl w:val="0"/>
          <w:numId w:val="4"/>
        </w:numPr>
        <w:tabs>
          <w:tab w:val="left" w:pos="630"/>
        </w:tabs>
        <w:ind w:firstLineChars="0"/>
        <w:rPr>
          <w:rFonts w:ascii="Arial" w:hAnsi="Arial" w:cs="Arial"/>
          <w:b/>
          <w:color w:val="000000"/>
          <w:kern w:val="2"/>
          <w:sz w:val="21"/>
          <w:lang w:val="en-US" w:eastAsia="zh-CN"/>
        </w:rPr>
      </w:pPr>
      <w:r w:rsidRPr="00B76B00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电源模式：</w:t>
      </w:r>
      <w:r w:rsidRPr="003C3C7C">
        <w:rPr>
          <w:rFonts w:ascii="Arial" w:hAnsi="Arial" w:cs="Arial" w:hint="eastAsia"/>
          <w:kern w:val="2"/>
          <w:sz w:val="21"/>
          <w:szCs w:val="21"/>
          <w:lang w:val="en-US" w:eastAsia="zh-CN"/>
        </w:rPr>
        <w:t>OFF</w:t>
      </w:r>
      <w:r w:rsidR="008230B7" w:rsidRPr="003C3C7C">
        <w:rPr>
          <w:rFonts w:ascii="Arial" w:hAnsi="Arial" w:cs="Arial" w:hint="eastAsia"/>
          <w:kern w:val="2"/>
          <w:sz w:val="21"/>
          <w:szCs w:val="21"/>
          <w:lang w:val="en-US" w:eastAsia="zh-CN"/>
        </w:rPr>
        <w:t>、</w:t>
      </w:r>
      <w:r w:rsidR="008230B7" w:rsidRPr="003C3C7C">
        <w:rPr>
          <w:rFonts w:ascii="Arial" w:hAnsi="Arial" w:cs="Arial" w:hint="eastAsia"/>
          <w:kern w:val="2"/>
          <w:sz w:val="21"/>
          <w:szCs w:val="21"/>
          <w:lang w:val="en-US" w:eastAsia="zh-CN"/>
        </w:rPr>
        <w:t>ACC</w:t>
      </w:r>
      <w:r w:rsidR="008230B7" w:rsidRPr="003C3C7C">
        <w:rPr>
          <w:rFonts w:ascii="Arial" w:hAnsi="Arial" w:cs="Arial" w:hint="eastAsia"/>
          <w:kern w:val="2"/>
          <w:sz w:val="21"/>
          <w:szCs w:val="21"/>
          <w:lang w:val="en-US" w:eastAsia="zh-CN"/>
        </w:rPr>
        <w:t>、</w:t>
      </w:r>
      <w:r w:rsidR="008230B7" w:rsidRPr="003C3C7C">
        <w:rPr>
          <w:rFonts w:ascii="Arial" w:hAnsi="Arial" w:cs="Arial" w:hint="eastAsia"/>
          <w:kern w:val="2"/>
          <w:sz w:val="21"/>
          <w:szCs w:val="21"/>
          <w:lang w:val="en-US" w:eastAsia="zh-CN"/>
        </w:rPr>
        <w:t>ON</w:t>
      </w:r>
      <w:r w:rsidR="008230B7" w:rsidRPr="003C3C7C">
        <w:rPr>
          <w:rFonts w:ascii="Arial" w:hAnsi="Arial" w:cs="Arial" w:hint="eastAsia"/>
          <w:kern w:val="2"/>
          <w:sz w:val="21"/>
          <w:szCs w:val="21"/>
          <w:lang w:val="en-US" w:eastAsia="zh-CN"/>
        </w:rPr>
        <w:t>、</w:t>
      </w:r>
      <w:r w:rsidR="008230B7" w:rsidRPr="003C3C7C">
        <w:rPr>
          <w:rFonts w:ascii="Arial" w:hAnsi="Arial" w:cs="Arial" w:hint="eastAsia"/>
          <w:kern w:val="2"/>
          <w:sz w:val="21"/>
          <w:szCs w:val="21"/>
          <w:lang w:val="en-US" w:eastAsia="zh-CN"/>
        </w:rPr>
        <w:t>C</w:t>
      </w:r>
      <w:r w:rsidR="008230B7" w:rsidRPr="003C3C7C">
        <w:rPr>
          <w:rFonts w:ascii="Arial" w:hAnsi="Arial" w:cs="Arial"/>
          <w:kern w:val="2"/>
          <w:sz w:val="21"/>
          <w:szCs w:val="21"/>
          <w:lang w:val="en-US" w:eastAsia="zh-CN"/>
        </w:rPr>
        <w:t>rank</w:t>
      </w:r>
      <w:r w:rsidR="008230B7" w:rsidRPr="003C3C7C">
        <w:rPr>
          <w:rFonts w:ascii="Arial" w:hAnsi="Arial" w:cs="Arial" w:hint="eastAsia"/>
          <w:kern w:val="2"/>
          <w:sz w:val="21"/>
          <w:szCs w:val="21"/>
          <w:lang w:val="en-US" w:eastAsia="zh-CN"/>
        </w:rPr>
        <w:t>、</w:t>
      </w:r>
      <w:r w:rsidR="008230B7" w:rsidRPr="003C3C7C">
        <w:rPr>
          <w:rFonts w:ascii="Arial" w:hAnsi="Arial" w:cs="Arial" w:hint="eastAsia"/>
          <w:kern w:val="2"/>
          <w:sz w:val="21"/>
          <w:szCs w:val="21"/>
          <w:lang w:val="en-US" w:eastAsia="zh-CN"/>
        </w:rPr>
        <w:t>R</w:t>
      </w:r>
      <w:r w:rsidR="008230B7" w:rsidRPr="003C3C7C">
        <w:rPr>
          <w:rFonts w:ascii="Arial" w:hAnsi="Arial" w:cs="Arial"/>
          <w:kern w:val="2"/>
          <w:sz w:val="21"/>
          <w:szCs w:val="21"/>
          <w:lang w:val="en-US" w:eastAsia="zh-CN"/>
        </w:rPr>
        <w:t>unning</w:t>
      </w:r>
      <w:r w:rsidR="008230B7" w:rsidRPr="003C3C7C">
        <w:rPr>
          <w:rFonts w:ascii="Arial" w:hAnsi="Arial" w:cs="Arial"/>
          <w:kern w:val="2"/>
          <w:sz w:val="21"/>
          <w:szCs w:val="21"/>
          <w:lang w:val="en-US" w:eastAsia="zh-CN"/>
        </w:rPr>
        <w:t>档</w:t>
      </w:r>
      <w:r w:rsidRPr="003C3C7C">
        <w:rPr>
          <w:rFonts w:ascii="Arial" w:hAnsi="Arial" w:cs="Arial"/>
          <w:kern w:val="2"/>
          <w:sz w:val="21"/>
          <w:szCs w:val="21"/>
          <w:lang w:val="en-US" w:eastAsia="zh-CN"/>
        </w:rPr>
        <w:t>；</w:t>
      </w:r>
    </w:p>
    <w:p w14:paraId="6DF8B793" w14:textId="35CC5BA2" w:rsidR="00A90ADE" w:rsidRPr="00291FE5" w:rsidDel="00442AA8" w:rsidRDefault="007042C0" w:rsidP="00E877F3">
      <w:pPr>
        <w:pStyle w:val="a7"/>
        <w:numPr>
          <w:ilvl w:val="0"/>
          <w:numId w:val="4"/>
        </w:numPr>
        <w:tabs>
          <w:tab w:val="left" w:pos="630"/>
        </w:tabs>
        <w:ind w:firstLineChars="0"/>
        <w:rPr>
          <w:del w:id="113" w:author="胡群 Qun Hu  (研发总院 AERI)" w:date="2022-12-03T19:13:00Z"/>
          <w:rFonts w:asciiTheme="minorEastAsia" w:eastAsiaTheme="minorEastAsia" w:hAnsiTheme="minorEastAsia" w:cs="Arial"/>
          <w:szCs w:val="21"/>
          <w:lang w:eastAsia="zh-CN"/>
        </w:rPr>
      </w:pPr>
      <w:del w:id="114" w:author="胡群 Qun Hu  (研发总院 AERI)" w:date="2022-12-03T19:13:00Z">
        <w:r w:rsidRPr="003D68D1" w:rsidDel="00442AA8">
          <w:rPr>
            <w:rFonts w:asciiTheme="minorEastAsia" w:eastAsiaTheme="minorEastAsia" w:hAnsiTheme="minorEastAsia" w:cs="Arial" w:hint="eastAsia"/>
            <w:kern w:val="2"/>
            <w:sz w:val="21"/>
            <w:szCs w:val="21"/>
            <w:lang w:val="en-US" w:eastAsia="zh-CN"/>
          </w:rPr>
          <w:delText>车辆</w:delText>
        </w:r>
        <w:r w:rsidRPr="003D68D1" w:rsidDel="00442AA8">
          <w:rPr>
            <w:rFonts w:asciiTheme="minorEastAsia" w:eastAsiaTheme="minorEastAsia" w:hAnsiTheme="minorEastAsia" w:cs="Arial"/>
            <w:kern w:val="2"/>
            <w:sz w:val="21"/>
            <w:szCs w:val="21"/>
            <w:lang w:val="en-US" w:eastAsia="zh-CN"/>
          </w:rPr>
          <w:delText>模式：</w:delText>
        </w:r>
        <w:r w:rsidR="004A25E9" w:rsidDel="00442AA8">
          <w:rPr>
            <w:rFonts w:asciiTheme="minorEastAsia" w:eastAsiaTheme="minorEastAsia" w:hAnsiTheme="minorEastAsia" w:cs="Arial" w:hint="eastAsia"/>
            <w:kern w:val="2"/>
            <w:sz w:val="21"/>
            <w:szCs w:val="21"/>
            <w:lang w:val="en-US" w:eastAsia="zh-CN"/>
          </w:rPr>
          <w:delText>运输</w:delText>
        </w:r>
        <w:r w:rsidR="004A25E9" w:rsidDel="00442AA8">
          <w:rPr>
            <w:rFonts w:asciiTheme="minorEastAsia" w:eastAsiaTheme="minorEastAsia" w:hAnsiTheme="minorEastAsia" w:cs="Arial"/>
            <w:kern w:val="2"/>
            <w:sz w:val="21"/>
            <w:szCs w:val="21"/>
            <w:lang w:val="en-US" w:eastAsia="zh-CN"/>
          </w:rPr>
          <w:delText>模式除外</w:delText>
        </w:r>
        <w:r w:rsidR="00A90ADE" w:rsidRPr="00291FE5" w:rsidDel="00442AA8">
          <w:rPr>
            <w:rFonts w:asciiTheme="minorEastAsia" w:eastAsiaTheme="minorEastAsia" w:hAnsiTheme="minorEastAsia" w:cs="Arial" w:hint="eastAsia"/>
            <w:szCs w:val="21"/>
            <w:lang w:eastAsia="zh-CN"/>
          </w:rPr>
          <w:delText>；</w:delText>
        </w:r>
      </w:del>
    </w:p>
    <w:p w14:paraId="79A78620" w14:textId="77777777" w:rsidR="00A90ADE" w:rsidRDefault="00A90ADE" w:rsidP="00A90ADE">
      <w:pPr>
        <w:spacing w:beforeLines="50" w:before="156"/>
        <w:ind w:firstLineChars="200" w:firstLine="422"/>
        <w:rPr>
          <w:rFonts w:ascii="Arial" w:hAnsi="Arial" w:cs="Arial"/>
          <w:b/>
          <w:color w:val="000000"/>
        </w:rPr>
      </w:pPr>
      <w:r>
        <w:rPr>
          <w:rFonts w:ascii="Arial" w:hAnsi="Arial" w:cs="Arial" w:hint="eastAsia"/>
          <w:b/>
          <w:color w:val="000000"/>
        </w:rPr>
        <w:t>触发条件：</w:t>
      </w:r>
      <w:r w:rsidR="00360227" w:rsidRPr="004962D9">
        <w:rPr>
          <w:rFonts w:ascii="Arial" w:hAnsi="Arial" w:cs="Arial" w:hint="eastAsia"/>
          <w:bCs/>
          <w:color w:val="000000"/>
        </w:rPr>
        <w:t>（</w:t>
      </w:r>
      <w:r w:rsidR="00360227" w:rsidRPr="004962D9">
        <w:rPr>
          <w:rFonts w:ascii="Arial" w:hAnsi="Arial" w:cs="Arial" w:hint="eastAsia"/>
          <w:bCs/>
          <w:color w:val="000000"/>
        </w:rPr>
        <w:t>1</w:t>
      </w:r>
      <w:r w:rsidR="00360227" w:rsidRPr="004962D9">
        <w:rPr>
          <w:rFonts w:ascii="Arial" w:hAnsi="Arial" w:cs="Arial" w:hint="eastAsia"/>
          <w:bCs/>
          <w:color w:val="000000"/>
        </w:rPr>
        <w:t>）</w:t>
      </w:r>
    </w:p>
    <w:p w14:paraId="2AD1600E" w14:textId="376002A9" w:rsidR="00B02275" w:rsidRPr="00565EE1" w:rsidRDefault="00A80D20" w:rsidP="00E877F3">
      <w:pPr>
        <w:pStyle w:val="a7"/>
        <w:numPr>
          <w:ilvl w:val="0"/>
          <w:numId w:val="35"/>
        </w:numPr>
        <w:tabs>
          <w:tab w:val="left" w:pos="630"/>
        </w:tabs>
        <w:ind w:firstLineChars="0"/>
        <w:rPr>
          <w:rFonts w:ascii="Arial" w:hAnsi="Arial" w:cs="Arial"/>
          <w:bCs/>
          <w:szCs w:val="21"/>
          <w:lang w:eastAsia="zh-CN"/>
        </w:rPr>
      </w:pPr>
      <w:r w:rsidRPr="00B76B00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接收到BDM发出</w:t>
      </w:r>
      <w:r w:rsidRPr="00B76B00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的</w:t>
      </w:r>
      <w:r w:rsidRPr="00B76B00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LOCK状态</w:t>
      </w:r>
      <w:r w:rsidRPr="00B76B00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信号</w:t>
      </w:r>
      <w:r w:rsidR="00072DE7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：</w:t>
      </w:r>
      <w:r w:rsidR="00072DE7">
        <w:rPr>
          <w:rFonts w:ascii="Arial" w:hAnsi="Arial" w:cs="Arial"/>
          <w:kern w:val="2"/>
          <w:sz w:val="21"/>
          <w:szCs w:val="21"/>
          <w:lang w:val="en-US" w:eastAsia="zh-CN"/>
        </w:rPr>
        <w:t>DriverDoorLockSts=0x0</w:t>
      </w:r>
      <w:r w:rsidR="00650705">
        <w:rPr>
          <w:rFonts w:asciiTheme="minorEastAsia" w:eastAsiaTheme="minorEastAsia" w:hAnsiTheme="minorEastAsia" w:cs="Arial" w:hint="eastAsia"/>
          <w:szCs w:val="21"/>
          <w:lang w:eastAsia="zh-CN"/>
        </w:rPr>
        <w:t>；</w:t>
      </w:r>
    </w:p>
    <w:p w14:paraId="3D5EB840" w14:textId="77777777" w:rsidR="00B70B05" w:rsidRDefault="00B70B05" w:rsidP="00B70B05">
      <w:pPr>
        <w:spacing w:beforeLines="50" w:before="156"/>
        <w:ind w:firstLineChars="200" w:firstLine="422"/>
        <w:rPr>
          <w:rFonts w:ascii="Arial" w:hAnsi="Arial" w:cs="Arial"/>
          <w:bCs/>
          <w:color w:val="000000"/>
        </w:rPr>
      </w:pPr>
      <w:r>
        <w:rPr>
          <w:rFonts w:ascii="Arial" w:hAnsi="Arial" w:cs="Arial" w:hint="eastAsia"/>
          <w:b/>
          <w:color w:val="000000"/>
        </w:rPr>
        <w:t>执行驱动输出：</w:t>
      </w:r>
      <w:r w:rsidR="0086508A">
        <w:rPr>
          <w:rFonts w:ascii="Arial" w:hAnsi="Arial" w:cs="Arial" w:hint="eastAsia"/>
          <w:bCs/>
          <w:color w:val="000000"/>
        </w:rPr>
        <w:t>( 1</w:t>
      </w:r>
      <w:r w:rsidR="00650705">
        <w:rPr>
          <w:rFonts w:ascii="Arial" w:hAnsi="Arial" w:cs="Arial"/>
          <w:bCs/>
          <w:color w:val="000000"/>
        </w:rPr>
        <w:t xml:space="preserve"> </w:t>
      </w:r>
      <w:r w:rsidR="0086508A">
        <w:rPr>
          <w:rFonts w:ascii="Arial" w:hAnsi="Arial" w:cs="Arial" w:hint="eastAsia"/>
          <w:bCs/>
          <w:color w:val="000000"/>
        </w:rPr>
        <w:t>)</w:t>
      </w:r>
    </w:p>
    <w:p w14:paraId="75CF4DCE" w14:textId="77777777" w:rsidR="00B70B05" w:rsidRDefault="00B70B05" w:rsidP="00A80D20">
      <w:pPr>
        <w:ind w:firstLine="420"/>
        <w:rPr>
          <w:rFonts w:asciiTheme="minorEastAsia" w:eastAsiaTheme="minorEastAsia" w:hAnsiTheme="minorEastAsia" w:cs="Arial"/>
          <w:szCs w:val="21"/>
        </w:rPr>
      </w:pPr>
      <w:r w:rsidRPr="00291FE5">
        <w:rPr>
          <w:rFonts w:asciiTheme="minorEastAsia" w:eastAsiaTheme="minorEastAsia" w:hAnsiTheme="minorEastAsia" w:cs="Arial" w:hint="eastAsia"/>
          <w:szCs w:val="21"/>
        </w:rPr>
        <w:t>1、</w:t>
      </w:r>
      <w:r w:rsidR="00A80D20">
        <w:rPr>
          <w:rFonts w:asciiTheme="minorEastAsia" w:eastAsiaTheme="minorEastAsia" w:hAnsiTheme="minorEastAsia" w:cs="Arial" w:hint="eastAsia"/>
          <w:szCs w:val="21"/>
        </w:rPr>
        <w:t>屏蔽</w:t>
      </w:r>
      <w:r w:rsidR="00A80D20">
        <w:rPr>
          <w:rFonts w:asciiTheme="minorEastAsia" w:eastAsiaTheme="minorEastAsia" w:hAnsiTheme="minorEastAsia" w:cs="Arial"/>
          <w:szCs w:val="21"/>
        </w:rPr>
        <w:t>外部微动开关信号输入；</w:t>
      </w:r>
    </w:p>
    <w:p w14:paraId="36133DB2" w14:textId="32350C7C" w:rsidR="00B70B05" w:rsidRPr="0033113E" w:rsidRDefault="00B70B05" w:rsidP="00C271DF">
      <w:pPr>
        <w:outlineLvl w:val="3"/>
        <w:rPr>
          <w:rFonts w:ascii="Arial" w:hAnsi="Arial" w:cs="Arial"/>
          <w:b/>
          <w:color w:val="000000"/>
        </w:rPr>
      </w:pPr>
      <w:r w:rsidRPr="0033113E">
        <w:rPr>
          <w:rFonts w:ascii="Arial" w:hAnsi="Arial" w:cs="Arial" w:hint="eastAsia"/>
          <w:b/>
          <w:color w:val="000000"/>
        </w:rPr>
        <w:t>4.1.</w:t>
      </w:r>
      <w:r w:rsidR="008327E6">
        <w:rPr>
          <w:rFonts w:ascii="Arial" w:hAnsi="Arial" w:cs="Arial"/>
          <w:b/>
          <w:color w:val="000000"/>
        </w:rPr>
        <w:t>5</w:t>
      </w:r>
      <w:r w:rsidRPr="0033113E">
        <w:rPr>
          <w:rFonts w:ascii="Arial" w:hAnsi="Arial" w:cs="Arial" w:hint="eastAsia"/>
          <w:b/>
          <w:color w:val="000000"/>
        </w:rPr>
        <w:t>.</w:t>
      </w:r>
      <w:r w:rsidR="00AD49DF" w:rsidRPr="0033113E">
        <w:rPr>
          <w:rFonts w:ascii="Arial" w:hAnsi="Arial" w:cs="Arial" w:hint="eastAsia"/>
          <w:b/>
          <w:color w:val="000000"/>
        </w:rPr>
        <w:t>3</w:t>
      </w:r>
      <w:r w:rsidR="00A056AB">
        <w:rPr>
          <w:rFonts w:ascii="Arial" w:hAnsi="Arial" w:cs="Arial" w:hint="eastAsia"/>
          <w:b/>
          <w:color w:val="000000"/>
        </w:rPr>
        <w:t>闭锁</w:t>
      </w:r>
      <w:r w:rsidR="00A056AB">
        <w:rPr>
          <w:rFonts w:ascii="Arial" w:hAnsi="Arial" w:cs="Arial"/>
          <w:b/>
          <w:color w:val="000000"/>
        </w:rPr>
        <w:t>状态下，触发内部微动开关，执行整车解锁</w:t>
      </w:r>
      <w:r w:rsidR="00A056AB">
        <w:rPr>
          <w:rFonts w:ascii="Arial" w:hAnsi="Arial" w:cs="Arial" w:hint="eastAsia"/>
          <w:b/>
          <w:color w:val="000000"/>
        </w:rPr>
        <w:t>，</w:t>
      </w:r>
      <w:r w:rsidR="00A056AB">
        <w:rPr>
          <w:rFonts w:ascii="Arial" w:hAnsi="Arial" w:cs="Arial"/>
          <w:b/>
          <w:color w:val="000000"/>
        </w:rPr>
        <w:t>激活电动释放</w:t>
      </w:r>
    </w:p>
    <w:p w14:paraId="1B32A59D" w14:textId="77777777" w:rsidR="007D5063" w:rsidRPr="0086508A" w:rsidRDefault="007D5063" w:rsidP="007D5063">
      <w:pPr>
        <w:spacing w:beforeLines="50" w:before="156"/>
        <w:ind w:firstLineChars="200" w:firstLine="422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前置条件：</w:t>
      </w:r>
      <w:r>
        <w:rPr>
          <w:rFonts w:ascii="Arial" w:hAnsi="Arial" w:cs="Arial" w:hint="eastAsia"/>
          <w:bCs/>
          <w:color w:val="000000"/>
        </w:rPr>
        <w:t>( 1&amp;2</w:t>
      </w:r>
      <w:r w:rsidR="00A056AB">
        <w:rPr>
          <w:rFonts w:ascii="Arial" w:hAnsi="Arial" w:cs="Arial"/>
          <w:bCs/>
          <w:color w:val="000000"/>
        </w:rPr>
        <w:t>&amp;3&amp;4</w:t>
      </w:r>
      <w:r>
        <w:rPr>
          <w:rFonts w:ascii="Arial" w:hAnsi="Arial" w:cs="Arial" w:hint="eastAsia"/>
          <w:bCs/>
          <w:color w:val="000000"/>
        </w:rPr>
        <w:t xml:space="preserve"> )</w:t>
      </w:r>
    </w:p>
    <w:p w14:paraId="01084A9C" w14:textId="77777777" w:rsidR="00A056AB" w:rsidRPr="00733760" w:rsidRDefault="00A056AB" w:rsidP="00E877F3">
      <w:pPr>
        <w:pStyle w:val="a7"/>
        <w:numPr>
          <w:ilvl w:val="0"/>
          <w:numId w:val="37"/>
        </w:numPr>
        <w:tabs>
          <w:tab w:val="left" w:pos="630"/>
        </w:tabs>
        <w:ind w:firstLineChars="0"/>
        <w:rPr>
          <w:rFonts w:ascii="Arial" w:hAnsi="Arial" w:cs="Arial"/>
          <w:kern w:val="2"/>
          <w:sz w:val="21"/>
          <w:szCs w:val="21"/>
          <w:lang w:val="en-US" w:eastAsia="zh-CN"/>
        </w:rPr>
      </w:pPr>
      <w:r w:rsidRPr="00733760">
        <w:rPr>
          <w:rFonts w:ascii="Arial" w:hAnsi="Arial" w:cs="Arial"/>
          <w:kern w:val="2"/>
          <w:sz w:val="21"/>
          <w:szCs w:val="21"/>
          <w:lang w:val="en-US" w:eastAsia="zh-CN"/>
        </w:rPr>
        <w:t>电源模式：</w:t>
      </w:r>
      <w:r w:rsidRPr="00733760">
        <w:rPr>
          <w:rFonts w:ascii="Arial" w:hAnsi="Arial" w:cs="Arial"/>
          <w:kern w:val="2"/>
          <w:sz w:val="21"/>
          <w:szCs w:val="21"/>
          <w:lang w:val="en-US" w:eastAsia="zh-CN"/>
        </w:rPr>
        <w:t>OFF</w:t>
      </w:r>
      <w:r w:rsidRPr="00733760">
        <w:rPr>
          <w:rFonts w:ascii="Arial" w:hAnsi="Arial" w:cs="Arial" w:hint="eastAsia"/>
          <w:kern w:val="2"/>
          <w:sz w:val="21"/>
          <w:szCs w:val="21"/>
          <w:lang w:val="en-US" w:eastAsia="zh-CN"/>
        </w:rPr>
        <w:t>、</w:t>
      </w:r>
      <w:r w:rsidRPr="00733760">
        <w:rPr>
          <w:rFonts w:ascii="Arial" w:hAnsi="Arial" w:cs="Arial" w:hint="eastAsia"/>
          <w:kern w:val="2"/>
          <w:sz w:val="21"/>
          <w:szCs w:val="21"/>
          <w:lang w:val="en-US" w:eastAsia="zh-CN"/>
        </w:rPr>
        <w:t>ACC</w:t>
      </w:r>
      <w:r w:rsidRPr="00733760">
        <w:rPr>
          <w:rFonts w:ascii="Arial" w:hAnsi="Arial" w:cs="Arial" w:hint="eastAsia"/>
          <w:kern w:val="2"/>
          <w:sz w:val="21"/>
          <w:szCs w:val="21"/>
          <w:lang w:val="en-US" w:eastAsia="zh-CN"/>
        </w:rPr>
        <w:t>、</w:t>
      </w:r>
      <w:r w:rsidRPr="00733760">
        <w:rPr>
          <w:rFonts w:ascii="Arial" w:hAnsi="Arial" w:cs="Arial" w:hint="eastAsia"/>
          <w:kern w:val="2"/>
          <w:sz w:val="21"/>
          <w:szCs w:val="21"/>
          <w:lang w:val="en-US" w:eastAsia="zh-CN"/>
        </w:rPr>
        <w:t>ON</w:t>
      </w:r>
      <w:r w:rsidRPr="00733760">
        <w:rPr>
          <w:rFonts w:ascii="Arial" w:hAnsi="Arial" w:cs="Arial" w:hint="eastAsia"/>
          <w:kern w:val="2"/>
          <w:sz w:val="21"/>
          <w:szCs w:val="21"/>
          <w:lang w:val="en-US" w:eastAsia="zh-CN"/>
        </w:rPr>
        <w:t>、</w:t>
      </w:r>
      <w:r w:rsidRPr="00733760">
        <w:rPr>
          <w:rFonts w:ascii="Arial" w:hAnsi="Arial" w:cs="Arial" w:hint="eastAsia"/>
          <w:kern w:val="2"/>
          <w:sz w:val="21"/>
          <w:szCs w:val="21"/>
          <w:lang w:val="en-US" w:eastAsia="zh-CN"/>
        </w:rPr>
        <w:t>C</w:t>
      </w:r>
      <w:r w:rsidRPr="00733760">
        <w:rPr>
          <w:rFonts w:ascii="Arial" w:hAnsi="Arial" w:cs="Arial"/>
          <w:kern w:val="2"/>
          <w:sz w:val="21"/>
          <w:szCs w:val="21"/>
          <w:lang w:val="en-US" w:eastAsia="zh-CN"/>
        </w:rPr>
        <w:t>rank</w:t>
      </w:r>
      <w:r w:rsidRPr="00733760">
        <w:rPr>
          <w:rFonts w:ascii="Arial" w:hAnsi="Arial" w:cs="Arial" w:hint="eastAsia"/>
          <w:kern w:val="2"/>
          <w:sz w:val="21"/>
          <w:szCs w:val="21"/>
          <w:lang w:val="en-US" w:eastAsia="zh-CN"/>
        </w:rPr>
        <w:t>、</w:t>
      </w:r>
      <w:r w:rsidRPr="00733760">
        <w:rPr>
          <w:rFonts w:ascii="Arial" w:hAnsi="Arial" w:cs="Arial" w:hint="eastAsia"/>
          <w:kern w:val="2"/>
          <w:sz w:val="21"/>
          <w:szCs w:val="21"/>
          <w:lang w:val="en-US" w:eastAsia="zh-CN"/>
        </w:rPr>
        <w:t>R</w:t>
      </w:r>
      <w:r w:rsidRPr="00733760">
        <w:rPr>
          <w:rFonts w:ascii="Arial" w:hAnsi="Arial" w:cs="Arial"/>
          <w:kern w:val="2"/>
          <w:sz w:val="21"/>
          <w:szCs w:val="21"/>
          <w:lang w:val="en-US" w:eastAsia="zh-CN"/>
        </w:rPr>
        <w:t>unning</w:t>
      </w:r>
      <w:r w:rsidRPr="00733760">
        <w:rPr>
          <w:rFonts w:ascii="Arial" w:hAnsi="Arial" w:cs="Arial" w:hint="eastAsia"/>
          <w:kern w:val="2"/>
          <w:sz w:val="21"/>
          <w:szCs w:val="21"/>
          <w:lang w:val="en-US" w:eastAsia="zh-CN"/>
        </w:rPr>
        <w:t>档</w:t>
      </w:r>
      <w:r w:rsidRPr="00733760">
        <w:rPr>
          <w:rFonts w:ascii="Arial" w:hAnsi="Arial" w:cs="Arial"/>
          <w:kern w:val="2"/>
          <w:sz w:val="21"/>
          <w:szCs w:val="21"/>
          <w:lang w:val="en-US" w:eastAsia="zh-CN"/>
        </w:rPr>
        <w:t>；</w:t>
      </w:r>
    </w:p>
    <w:p w14:paraId="3622FC98" w14:textId="52DA39A6" w:rsidR="00A056AB" w:rsidRPr="00733760" w:rsidDel="00442AA8" w:rsidRDefault="00A056AB" w:rsidP="00E877F3">
      <w:pPr>
        <w:pStyle w:val="a7"/>
        <w:numPr>
          <w:ilvl w:val="0"/>
          <w:numId w:val="37"/>
        </w:numPr>
        <w:tabs>
          <w:tab w:val="left" w:pos="630"/>
        </w:tabs>
        <w:ind w:firstLineChars="0"/>
        <w:rPr>
          <w:del w:id="115" w:author="胡群 Qun Hu  (研发总院 AERI)" w:date="2022-12-03T19:13:00Z"/>
          <w:rFonts w:ascii="Arial" w:hAnsi="Arial" w:cs="Arial"/>
          <w:kern w:val="2"/>
          <w:sz w:val="21"/>
          <w:szCs w:val="21"/>
          <w:lang w:val="en-US" w:eastAsia="zh-CN"/>
        </w:rPr>
      </w:pPr>
      <w:del w:id="116" w:author="胡群 Qun Hu  (研发总院 AERI)" w:date="2022-12-03T19:13:00Z">
        <w:r w:rsidRPr="00733760" w:rsidDel="00442AA8">
          <w:rPr>
            <w:rFonts w:ascii="Arial" w:hAnsi="Arial" w:cs="Arial" w:hint="eastAsia"/>
            <w:kern w:val="2"/>
            <w:sz w:val="21"/>
            <w:szCs w:val="21"/>
            <w:lang w:val="en-US" w:eastAsia="zh-CN"/>
          </w:rPr>
          <w:delText>车辆模式</w:delText>
        </w:r>
        <w:r w:rsidR="004A25E9" w:rsidDel="00442AA8">
          <w:rPr>
            <w:rFonts w:ascii="Arial" w:hAnsi="Arial" w:cs="Arial" w:hint="eastAsia"/>
            <w:kern w:val="2"/>
            <w:sz w:val="21"/>
            <w:szCs w:val="21"/>
            <w:lang w:val="en-US" w:eastAsia="zh-CN"/>
          </w:rPr>
          <w:delText>：</w:delText>
        </w:r>
        <w:r w:rsidR="004A25E9" w:rsidDel="00442AA8">
          <w:rPr>
            <w:rFonts w:asciiTheme="minorEastAsia" w:eastAsiaTheme="minorEastAsia" w:hAnsiTheme="minorEastAsia" w:cs="Arial" w:hint="eastAsia"/>
            <w:kern w:val="2"/>
            <w:sz w:val="21"/>
            <w:szCs w:val="21"/>
            <w:lang w:val="en-US" w:eastAsia="zh-CN"/>
          </w:rPr>
          <w:delText>运输</w:delText>
        </w:r>
        <w:r w:rsidR="004A25E9" w:rsidDel="00442AA8">
          <w:rPr>
            <w:rFonts w:asciiTheme="minorEastAsia" w:eastAsiaTheme="minorEastAsia" w:hAnsiTheme="minorEastAsia" w:cs="Arial"/>
            <w:kern w:val="2"/>
            <w:sz w:val="21"/>
            <w:szCs w:val="21"/>
            <w:lang w:val="en-US" w:eastAsia="zh-CN"/>
          </w:rPr>
          <w:delText>模式除外</w:delText>
        </w:r>
        <w:r w:rsidR="004A25E9" w:rsidRPr="00B76B00" w:rsidDel="00442AA8">
          <w:rPr>
            <w:rFonts w:asciiTheme="minorEastAsia" w:eastAsiaTheme="minorEastAsia" w:hAnsiTheme="minorEastAsia" w:cs="Arial" w:hint="eastAsia"/>
            <w:kern w:val="2"/>
            <w:sz w:val="21"/>
            <w:szCs w:val="21"/>
            <w:lang w:val="en-US" w:eastAsia="zh-CN"/>
          </w:rPr>
          <w:delText>；</w:delText>
        </w:r>
      </w:del>
    </w:p>
    <w:p w14:paraId="7741165A" w14:textId="4CBB5CEE" w:rsidR="00A056AB" w:rsidRPr="00733760" w:rsidRDefault="00A056AB" w:rsidP="00E877F3">
      <w:pPr>
        <w:pStyle w:val="a7"/>
        <w:numPr>
          <w:ilvl w:val="0"/>
          <w:numId w:val="37"/>
        </w:numPr>
        <w:tabs>
          <w:tab w:val="left" w:pos="630"/>
        </w:tabs>
        <w:ind w:firstLineChars="0"/>
        <w:rPr>
          <w:rFonts w:ascii="Arial" w:hAnsi="Arial" w:cs="Arial"/>
          <w:kern w:val="2"/>
          <w:sz w:val="21"/>
          <w:szCs w:val="21"/>
          <w:lang w:val="en-US" w:eastAsia="zh-CN"/>
        </w:rPr>
      </w:pPr>
      <w:r w:rsidRPr="00733760">
        <w:rPr>
          <w:rFonts w:ascii="Arial" w:hAnsi="Arial" w:cs="Arial" w:hint="eastAsia"/>
          <w:kern w:val="2"/>
          <w:sz w:val="21"/>
          <w:szCs w:val="21"/>
          <w:lang w:val="en-US" w:eastAsia="zh-CN"/>
        </w:rPr>
        <w:t>BDM</w:t>
      </w:r>
      <w:r w:rsidRPr="00733760">
        <w:rPr>
          <w:rFonts w:ascii="Arial" w:hAnsi="Arial" w:cs="Arial"/>
          <w:kern w:val="2"/>
          <w:sz w:val="21"/>
          <w:szCs w:val="21"/>
          <w:lang w:val="en-US" w:eastAsia="zh-CN"/>
        </w:rPr>
        <w:t>发出的中控锁状态</w:t>
      </w:r>
      <w:r w:rsidRPr="00733760">
        <w:rPr>
          <w:rFonts w:ascii="Arial" w:hAnsi="Arial" w:cs="Arial" w:hint="eastAsia"/>
          <w:kern w:val="2"/>
          <w:sz w:val="21"/>
          <w:szCs w:val="21"/>
          <w:lang w:val="en-US" w:eastAsia="zh-CN"/>
        </w:rPr>
        <w:t>为闭锁</w:t>
      </w:r>
      <w:r w:rsidRPr="00733760">
        <w:rPr>
          <w:rFonts w:ascii="Arial" w:hAnsi="Arial" w:cs="Arial"/>
          <w:kern w:val="2"/>
          <w:sz w:val="21"/>
          <w:szCs w:val="21"/>
          <w:lang w:val="en-US" w:eastAsia="zh-CN"/>
        </w:rPr>
        <w:t>状态：</w:t>
      </w:r>
      <w:del w:id="117" w:author="胡群 Qun Hu  (研发总院 AERI)" w:date="2023-02-02T18:32:00Z">
        <w:r w:rsidRPr="00733760" w:rsidDel="00556D94">
          <w:rPr>
            <w:rFonts w:ascii="Arial" w:hAnsi="Arial" w:cs="Arial"/>
            <w:kern w:val="2"/>
            <w:sz w:val="21"/>
            <w:szCs w:val="21"/>
            <w:lang w:val="en-US" w:eastAsia="zh-CN"/>
          </w:rPr>
          <w:delText>DriverDoorLockSts=0x0</w:delText>
        </w:r>
      </w:del>
      <w:r w:rsidRPr="00733760">
        <w:rPr>
          <w:rFonts w:ascii="Arial" w:hAnsi="Arial" w:cs="Arial" w:hint="eastAsia"/>
          <w:kern w:val="2"/>
          <w:sz w:val="21"/>
          <w:szCs w:val="21"/>
          <w:lang w:val="en-US" w:eastAsia="zh-CN"/>
        </w:rPr>
        <w:t>；</w:t>
      </w:r>
    </w:p>
    <w:p w14:paraId="17037CC6" w14:textId="2B3F2B51" w:rsidR="00B468BF" w:rsidRPr="00733760" w:rsidRDefault="00A056AB" w:rsidP="00E877F3">
      <w:pPr>
        <w:pStyle w:val="a7"/>
        <w:numPr>
          <w:ilvl w:val="0"/>
          <w:numId w:val="37"/>
        </w:numPr>
        <w:tabs>
          <w:tab w:val="left" w:pos="630"/>
        </w:tabs>
        <w:ind w:firstLineChars="0"/>
        <w:rPr>
          <w:rFonts w:ascii="Arial" w:hAnsi="Arial" w:cs="Arial"/>
          <w:kern w:val="2"/>
          <w:sz w:val="21"/>
          <w:szCs w:val="21"/>
          <w:lang w:val="en-US" w:eastAsia="zh-CN"/>
        </w:rPr>
      </w:pPr>
      <w:r w:rsidRPr="00733760">
        <w:rPr>
          <w:rFonts w:ascii="Arial" w:hAnsi="Arial" w:cs="Arial" w:hint="eastAsia"/>
          <w:kern w:val="2"/>
          <w:sz w:val="21"/>
          <w:szCs w:val="21"/>
          <w:lang w:val="en-US" w:eastAsia="zh-CN"/>
        </w:rPr>
        <w:t>车速</w:t>
      </w:r>
      <w:r w:rsidRPr="00733760">
        <w:rPr>
          <w:rFonts w:ascii="Arial" w:hAnsi="Arial" w:cs="Arial"/>
          <w:kern w:val="2"/>
          <w:sz w:val="21"/>
          <w:szCs w:val="21"/>
          <w:lang w:val="en-US" w:eastAsia="zh-CN"/>
        </w:rPr>
        <w:t>＜</w:t>
      </w:r>
      <w:r w:rsidR="00F668D8">
        <w:rPr>
          <w:rFonts w:ascii="Arial" w:hAnsi="Arial" w:cs="Arial"/>
          <w:kern w:val="2"/>
          <w:sz w:val="21"/>
          <w:szCs w:val="21"/>
          <w:lang w:val="en-US" w:eastAsia="zh-CN"/>
        </w:rPr>
        <w:t>5</w:t>
      </w:r>
      <w:r w:rsidRPr="00733760">
        <w:rPr>
          <w:rFonts w:ascii="Arial" w:hAnsi="Arial" w:cs="Arial"/>
          <w:kern w:val="2"/>
          <w:sz w:val="21"/>
          <w:szCs w:val="21"/>
          <w:lang w:val="en-US" w:eastAsia="zh-CN"/>
        </w:rPr>
        <w:t>km/h</w:t>
      </w:r>
      <w:r w:rsidR="00B468BF" w:rsidRPr="00733760">
        <w:rPr>
          <w:rFonts w:ascii="Arial" w:hAnsi="Arial" w:cs="Arial" w:hint="eastAsia"/>
          <w:kern w:val="2"/>
          <w:sz w:val="21"/>
          <w:szCs w:val="21"/>
          <w:lang w:val="en-US" w:eastAsia="zh-CN"/>
        </w:rPr>
        <w:t>；</w:t>
      </w:r>
    </w:p>
    <w:p w14:paraId="7BD677FD" w14:textId="77777777" w:rsidR="00AD49DF" w:rsidRDefault="00AD49DF" w:rsidP="00AD49DF">
      <w:pPr>
        <w:spacing w:beforeLines="50" w:before="156"/>
        <w:ind w:firstLineChars="200" w:firstLine="422"/>
        <w:rPr>
          <w:rFonts w:ascii="Arial" w:hAnsi="Arial" w:cs="Arial"/>
          <w:b/>
          <w:color w:val="000000"/>
        </w:rPr>
      </w:pPr>
      <w:r>
        <w:rPr>
          <w:rFonts w:ascii="Arial" w:hAnsi="Arial" w:cs="Arial" w:hint="eastAsia"/>
          <w:b/>
          <w:color w:val="000000"/>
        </w:rPr>
        <w:t>触发条件：</w:t>
      </w:r>
      <w:r w:rsidR="00A45B41">
        <w:rPr>
          <w:rFonts w:ascii="Arial" w:hAnsi="Arial" w:cs="Arial" w:hint="eastAsia"/>
          <w:bCs/>
          <w:color w:val="000000"/>
        </w:rPr>
        <w:t>( 1</w:t>
      </w:r>
      <w:r w:rsidR="00A45B41">
        <w:rPr>
          <w:rFonts w:ascii="Arial" w:hAnsi="Arial" w:cs="Arial"/>
          <w:bCs/>
          <w:color w:val="000000"/>
        </w:rPr>
        <w:t xml:space="preserve"> </w:t>
      </w:r>
      <w:r w:rsidR="00A45B41">
        <w:rPr>
          <w:rFonts w:ascii="Arial" w:hAnsi="Arial" w:cs="Arial" w:hint="eastAsia"/>
          <w:bCs/>
          <w:color w:val="000000"/>
        </w:rPr>
        <w:t>)</w:t>
      </w:r>
    </w:p>
    <w:p w14:paraId="6DC630B9" w14:textId="77777777" w:rsidR="00AD49DF" w:rsidRPr="00AD49DF" w:rsidRDefault="00AD49DF" w:rsidP="00AD49DF">
      <w:pPr>
        <w:widowControl/>
        <w:tabs>
          <w:tab w:val="left" w:pos="640"/>
        </w:tabs>
        <w:ind w:firstLineChars="200" w:firstLine="420"/>
        <w:jc w:val="left"/>
        <w:rPr>
          <w:rFonts w:asciiTheme="minorEastAsia" w:eastAsiaTheme="minorEastAsia" w:hAnsiTheme="minorEastAsia" w:cs="Arial"/>
          <w:szCs w:val="21"/>
        </w:rPr>
      </w:pPr>
      <w:r w:rsidRPr="00E50648">
        <w:rPr>
          <w:rFonts w:asciiTheme="minorEastAsia" w:eastAsiaTheme="minorEastAsia" w:hAnsiTheme="minorEastAsia" w:cs="Arial" w:hint="eastAsia"/>
          <w:szCs w:val="21"/>
        </w:rPr>
        <w:t>1</w:t>
      </w:r>
      <w:r w:rsidRPr="00E50648">
        <w:rPr>
          <w:rFonts w:ascii="Arial" w:hAnsi="Arial" w:cs="Arial" w:hint="eastAsia"/>
          <w:szCs w:val="21"/>
        </w:rPr>
        <w:t>、</w:t>
      </w:r>
      <w:r w:rsidR="00FF4B79">
        <w:rPr>
          <w:rFonts w:asciiTheme="minorEastAsia" w:eastAsiaTheme="minorEastAsia" w:hAnsiTheme="minorEastAsia" w:cs="Arial" w:hint="eastAsia"/>
          <w:szCs w:val="21"/>
        </w:rPr>
        <w:t>触发两次</w:t>
      </w:r>
      <w:r w:rsidR="00FF4B79">
        <w:rPr>
          <w:rFonts w:asciiTheme="minorEastAsia" w:eastAsiaTheme="minorEastAsia" w:hAnsiTheme="minorEastAsia" w:cs="Arial"/>
          <w:szCs w:val="21"/>
        </w:rPr>
        <w:t>内部电释放开关；</w:t>
      </w:r>
    </w:p>
    <w:p w14:paraId="6748274F" w14:textId="4EFDB5B4" w:rsidR="00AD49DF" w:rsidRDefault="007D5063" w:rsidP="007D5063">
      <w:pPr>
        <w:spacing w:beforeLines="50" w:before="156"/>
        <w:ind w:firstLineChars="200" w:firstLine="422"/>
        <w:rPr>
          <w:rFonts w:ascii="Arial" w:hAnsi="Arial" w:cs="Arial"/>
          <w:bCs/>
          <w:color w:val="000000"/>
        </w:rPr>
      </w:pPr>
      <w:r>
        <w:rPr>
          <w:rFonts w:ascii="Arial" w:hAnsi="Arial" w:cs="Arial" w:hint="eastAsia"/>
          <w:b/>
          <w:color w:val="000000"/>
        </w:rPr>
        <w:t>执行驱动输出：</w:t>
      </w:r>
      <w:r>
        <w:rPr>
          <w:rFonts w:ascii="Arial" w:hAnsi="Arial" w:cs="Arial" w:hint="eastAsia"/>
          <w:bCs/>
          <w:color w:val="000000"/>
        </w:rPr>
        <w:t>( 1</w:t>
      </w:r>
      <w:r w:rsidR="00BF7D10">
        <w:rPr>
          <w:rFonts w:ascii="Arial" w:hAnsi="Arial" w:cs="Arial"/>
          <w:bCs/>
          <w:color w:val="000000"/>
        </w:rPr>
        <w:t>|2</w:t>
      </w:r>
      <w:r w:rsidR="00A45B41">
        <w:rPr>
          <w:rFonts w:ascii="Arial" w:hAnsi="Arial" w:cs="Arial"/>
          <w:bCs/>
          <w:color w:val="000000"/>
        </w:rPr>
        <w:t xml:space="preserve"> </w:t>
      </w:r>
      <w:r>
        <w:rPr>
          <w:rFonts w:ascii="Arial" w:hAnsi="Arial" w:cs="Arial" w:hint="eastAsia"/>
          <w:bCs/>
          <w:color w:val="000000"/>
        </w:rPr>
        <w:t>)</w:t>
      </w:r>
    </w:p>
    <w:p w14:paraId="3436A917" w14:textId="0A22D152" w:rsidR="001336DF" w:rsidRPr="001336DF" w:rsidRDefault="00585B74" w:rsidP="001336DF">
      <w:pPr>
        <w:pStyle w:val="a7"/>
        <w:numPr>
          <w:ilvl w:val="0"/>
          <w:numId w:val="38"/>
        </w:numPr>
        <w:tabs>
          <w:tab w:val="left" w:pos="640"/>
        </w:tabs>
        <w:ind w:firstLineChars="0"/>
        <w:rPr>
          <w:rFonts w:ascii="Arial" w:hAnsi="Arial" w:cs="Arial"/>
          <w:szCs w:val="21"/>
          <w:highlight w:val="yellow"/>
          <w:lang w:eastAsia="zh-CN"/>
        </w:rPr>
      </w:pPr>
      <w:r>
        <w:rPr>
          <w:highlight w:val="yellow"/>
          <w:lang w:eastAsia="zh-CN"/>
        </w:rPr>
        <w:t>主驾</w:t>
      </w:r>
      <w:r>
        <w:rPr>
          <w:rFonts w:hint="eastAsia"/>
          <w:highlight w:val="yellow"/>
          <w:lang w:eastAsia="zh-CN"/>
        </w:rPr>
        <w:t>门</w:t>
      </w:r>
      <w:r w:rsidR="001336DF" w:rsidRPr="001336DF">
        <w:rPr>
          <w:highlight w:val="yellow"/>
          <w:lang w:eastAsia="zh-CN"/>
        </w:rPr>
        <w:t>按一次</w:t>
      </w:r>
      <w:r w:rsidRPr="00585B74">
        <w:rPr>
          <w:rFonts w:hint="eastAsia"/>
          <w:highlight w:val="yellow"/>
          <w:lang w:eastAsia="zh-CN"/>
        </w:rPr>
        <w:t>执行整车中控解锁</w:t>
      </w:r>
      <w:r w:rsidR="001336DF" w:rsidRPr="001336DF">
        <w:rPr>
          <w:highlight w:val="yellow"/>
          <w:lang w:eastAsia="zh-CN"/>
        </w:rPr>
        <w:t>，再按一</w:t>
      </w:r>
      <w:r w:rsidR="001336DF" w:rsidRPr="00585B74">
        <w:rPr>
          <w:highlight w:val="yellow"/>
          <w:lang w:eastAsia="zh-CN"/>
        </w:rPr>
        <w:t>次</w:t>
      </w:r>
      <w:r>
        <w:rPr>
          <w:rFonts w:hint="eastAsia"/>
          <w:highlight w:val="yellow"/>
          <w:lang w:eastAsia="zh-CN"/>
        </w:rPr>
        <w:t>执行主驾</w:t>
      </w:r>
      <w:r w:rsidRPr="00585B74">
        <w:rPr>
          <w:rFonts w:hint="eastAsia"/>
          <w:highlight w:val="yellow"/>
          <w:lang w:eastAsia="zh-CN"/>
        </w:rPr>
        <w:t>门电释放</w:t>
      </w:r>
      <w:r w:rsidR="00146FE5">
        <w:rPr>
          <w:rFonts w:hint="eastAsia"/>
          <w:highlight w:val="yellow"/>
          <w:lang w:eastAsia="zh-CN"/>
        </w:rPr>
        <w:t>；</w:t>
      </w:r>
    </w:p>
    <w:p w14:paraId="5618F683" w14:textId="4C2ED7B7" w:rsidR="00AD49DF" w:rsidRPr="001336DF" w:rsidRDefault="0002762E" w:rsidP="001336DF">
      <w:pPr>
        <w:pStyle w:val="a7"/>
        <w:numPr>
          <w:ilvl w:val="0"/>
          <w:numId w:val="38"/>
        </w:numPr>
        <w:tabs>
          <w:tab w:val="left" w:pos="640"/>
        </w:tabs>
        <w:ind w:firstLineChars="0"/>
        <w:rPr>
          <w:rFonts w:ascii="Arial" w:hAnsi="Arial" w:cs="Arial"/>
          <w:szCs w:val="21"/>
          <w:lang w:eastAsia="zh-CN"/>
        </w:rPr>
      </w:pPr>
      <w:r w:rsidRPr="001336DF">
        <w:rPr>
          <w:highlight w:val="yellow"/>
          <w:lang w:eastAsia="zh-CN"/>
        </w:rPr>
        <w:t>除主驾外其它</w:t>
      </w:r>
      <w:r w:rsidRPr="00CD5066">
        <w:rPr>
          <w:highlight w:val="yellow"/>
          <w:lang w:eastAsia="zh-CN"/>
        </w:rPr>
        <w:t>门</w:t>
      </w:r>
      <w:r w:rsidR="00585B74" w:rsidRPr="00CD5066">
        <w:rPr>
          <w:rFonts w:hint="eastAsia"/>
          <w:highlight w:val="yellow"/>
          <w:lang w:eastAsia="zh-CN"/>
        </w:rPr>
        <w:t>按完第一次开始计时</w:t>
      </w:r>
      <w:r w:rsidR="00585B74" w:rsidRPr="00CD5066">
        <w:rPr>
          <w:rFonts w:hint="eastAsia"/>
          <w:highlight w:val="yellow"/>
          <w:lang w:eastAsia="zh-CN"/>
        </w:rPr>
        <w:t>2</w:t>
      </w:r>
      <w:r w:rsidR="00585B74" w:rsidRPr="00CD5066">
        <w:rPr>
          <w:highlight w:val="yellow"/>
          <w:lang w:eastAsia="zh-CN"/>
        </w:rPr>
        <w:t>S</w:t>
      </w:r>
      <w:r w:rsidR="00585B74" w:rsidRPr="00CD5066">
        <w:rPr>
          <w:rFonts w:hint="eastAsia"/>
          <w:highlight w:val="yellow"/>
          <w:lang w:eastAsia="zh-CN"/>
        </w:rPr>
        <w:t>（</w:t>
      </w:r>
      <w:r w:rsidR="00585B74" w:rsidRPr="00CD5066">
        <w:rPr>
          <w:highlight w:val="yellow"/>
          <w:lang w:eastAsia="zh-CN"/>
        </w:rPr>
        <w:t>此时</w:t>
      </w:r>
      <w:r w:rsidR="00146FE5">
        <w:rPr>
          <w:rFonts w:hint="eastAsia"/>
          <w:highlight w:val="yellow"/>
          <w:lang w:eastAsia="zh-CN"/>
        </w:rPr>
        <w:t>不解整车</w:t>
      </w:r>
      <w:r w:rsidR="00146FE5">
        <w:rPr>
          <w:highlight w:val="yellow"/>
          <w:lang w:eastAsia="zh-CN"/>
        </w:rPr>
        <w:t>中控</w:t>
      </w:r>
      <w:r w:rsidR="00585B74" w:rsidRPr="00CD5066">
        <w:rPr>
          <w:rFonts w:hint="eastAsia"/>
          <w:highlight w:val="yellow"/>
          <w:lang w:eastAsia="zh-CN"/>
        </w:rPr>
        <w:t>，</w:t>
      </w:r>
      <w:r w:rsidR="00585B74" w:rsidRPr="00CD5066">
        <w:rPr>
          <w:rFonts w:hint="eastAsia"/>
          <w:highlight w:val="yellow"/>
          <w:lang w:eastAsia="zh-CN"/>
        </w:rPr>
        <w:t>2</w:t>
      </w:r>
      <w:r w:rsidR="00585B74" w:rsidRPr="00CD5066">
        <w:rPr>
          <w:highlight w:val="yellow"/>
          <w:lang w:eastAsia="zh-CN"/>
        </w:rPr>
        <w:t>S</w:t>
      </w:r>
      <w:r w:rsidR="00585B74" w:rsidRPr="00CD5066">
        <w:rPr>
          <w:rFonts w:hint="eastAsia"/>
          <w:highlight w:val="yellow"/>
          <w:lang w:eastAsia="zh-CN"/>
        </w:rPr>
        <w:t>内按下第</w:t>
      </w:r>
      <w:r w:rsidR="00585B74" w:rsidRPr="00CD5066">
        <w:rPr>
          <w:rFonts w:hint="eastAsia"/>
          <w:highlight w:val="yellow"/>
          <w:lang w:eastAsia="zh-CN"/>
        </w:rPr>
        <w:t>2</w:t>
      </w:r>
      <w:r w:rsidR="00585B74" w:rsidRPr="00CD5066">
        <w:rPr>
          <w:rFonts w:hint="eastAsia"/>
          <w:highlight w:val="yellow"/>
          <w:lang w:eastAsia="zh-CN"/>
        </w:rPr>
        <w:t>次，执行</w:t>
      </w:r>
      <w:r w:rsidR="00CD5066">
        <w:rPr>
          <w:rFonts w:hint="eastAsia"/>
          <w:highlight w:val="yellow"/>
          <w:lang w:eastAsia="zh-CN"/>
        </w:rPr>
        <w:t>对应车门</w:t>
      </w:r>
      <w:r w:rsidR="00585B74" w:rsidRPr="00CD5066">
        <w:rPr>
          <w:rFonts w:hint="eastAsia"/>
          <w:highlight w:val="yellow"/>
          <w:lang w:eastAsia="zh-CN"/>
        </w:rPr>
        <w:t>电释放</w:t>
      </w:r>
      <w:ins w:id="118" w:author="胡群 Qun Hu  (研发总院 AERI)" w:date="2022-08-25T15:45:00Z">
        <w:r w:rsidR="009230E8">
          <w:rPr>
            <w:rFonts w:hint="eastAsia"/>
            <w:highlight w:val="yellow"/>
            <w:lang w:eastAsia="zh-CN"/>
          </w:rPr>
          <w:t>，同</w:t>
        </w:r>
      </w:ins>
      <w:ins w:id="119" w:author="胡群 Qun Hu  (研发总院 AERI)" w:date="2022-08-25T15:46:00Z">
        <w:r w:rsidR="009230E8">
          <w:rPr>
            <w:rFonts w:hint="eastAsia"/>
            <w:highlight w:val="yellow"/>
            <w:lang w:eastAsia="zh-CN"/>
          </w:rPr>
          <w:t>时</w:t>
        </w:r>
        <w:r w:rsidR="009230E8">
          <w:rPr>
            <w:highlight w:val="yellow"/>
            <w:lang w:eastAsia="zh-CN"/>
          </w:rPr>
          <w:t>解对应车门门锁</w:t>
        </w:r>
      </w:ins>
      <w:r w:rsidR="00585B74" w:rsidRPr="00CD5066">
        <w:rPr>
          <w:rFonts w:hint="eastAsia"/>
          <w:highlight w:val="yellow"/>
          <w:lang w:eastAsia="zh-CN"/>
        </w:rPr>
        <w:t>；若超过</w:t>
      </w:r>
      <w:r w:rsidR="00585B74" w:rsidRPr="00CD5066">
        <w:rPr>
          <w:rFonts w:hint="eastAsia"/>
          <w:highlight w:val="yellow"/>
          <w:lang w:eastAsia="zh-CN"/>
        </w:rPr>
        <w:t>2</w:t>
      </w:r>
      <w:r w:rsidR="00585B74" w:rsidRPr="00CD5066">
        <w:rPr>
          <w:highlight w:val="yellow"/>
          <w:lang w:eastAsia="zh-CN"/>
        </w:rPr>
        <w:t>S</w:t>
      </w:r>
      <w:r w:rsidR="00585B74" w:rsidRPr="00CD5066">
        <w:rPr>
          <w:rFonts w:hint="eastAsia"/>
          <w:highlight w:val="yellow"/>
          <w:lang w:eastAsia="zh-CN"/>
        </w:rPr>
        <w:t>按下第</w:t>
      </w:r>
      <w:r w:rsidR="00585B74" w:rsidRPr="00CD5066">
        <w:rPr>
          <w:rFonts w:hint="eastAsia"/>
          <w:highlight w:val="yellow"/>
          <w:lang w:eastAsia="zh-CN"/>
        </w:rPr>
        <w:t>2</w:t>
      </w:r>
      <w:r w:rsidR="00CD5066">
        <w:rPr>
          <w:rFonts w:hint="eastAsia"/>
          <w:highlight w:val="yellow"/>
          <w:lang w:eastAsia="zh-CN"/>
        </w:rPr>
        <w:t>次，则</w:t>
      </w:r>
      <w:r w:rsidR="00CD5066" w:rsidRPr="00CD5066">
        <w:rPr>
          <w:rFonts w:hint="eastAsia"/>
          <w:highlight w:val="yellow"/>
          <w:lang w:eastAsia="zh-CN"/>
        </w:rPr>
        <w:t>重新</w:t>
      </w:r>
      <w:r w:rsidR="00CD5066" w:rsidRPr="00CD5066">
        <w:rPr>
          <w:highlight w:val="yellow"/>
          <w:lang w:eastAsia="zh-CN"/>
        </w:rPr>
        <w:t>开始计时</w:t>
      </w:r>
      <w:r w:rsidR="00A45B41" w:rsidRPr="00CD5066">
        <w:rPr>
          <w:rFonts w:ascii="Arial" w:hAnsi="Arial" w:cs="Arial" w:hint="eastAsia"/>
          <w:szCs w:val="21"/>
          <w:highlight w:val="yellow"/>
          <w:lang w:eastAsia="zh-CN"/>
        </w:rPr>
        <w:t>；</w:t>
      </w:r>
      <w:ins w:id="120" w:author="胡群 Qun Hu  (研发总院 AERI)" w:date="2022-08-25T15:46:00Z">
        <w:r w:rsidR="009230E8">
          <w:rPr>
            <w:rFonts w:ascii="Arial" w:hAnsi="Arial" w:cs="Arial" w:hint="eastAsia"/>
            <w:szCs w:val="21"/>
            <w:lang w:eastAsia="zh-CN"/>
          </w:rPr>
          <w:t>）</w:t>
        </w:r>
      </w:ins>
    </w:p>
    <w:p w14:paraId="3CD96E7C" w14:textId="77777777" w:rsidR="001336DF" w:rsidRPr="001336DF" w:rsidRDefault="001336DF" w:rsidP="001336DF">
      <w:pPr>
        <w:tabs>
          <w:tab w:val="left" w:pos="640"/>
        </w:tabs>
        <w:ind w:left="420"/>
        <w:rPr>
          <w:rFonts w:ascii="Arial" w:hAnsi="Arial" w:cs="Arial"/>
          <w:szCs w:val="21"/>
        </w:rPr>
      </w:pPr>
    </w:p>
    <w:p w14:paraId="7E3C1E4A" w14:textId="276DAF4A" w:rsidR="00AD49DF" w:rsidRPr="0033113E" w:rsidRDefault="00AD49DF" w:rsidP="00C271DF">
      <w:pPr>
        <w:outlineLvl w:val="3"/>
        <w:rPr>
          <w:rFonts w:ascii="Arial" w:hAnsi="Arial" w:cs="Arial"/>
          <w:b/>
          <w:color w:val="000000"/>
        </w:rPr>
      </w:pPr>
      <w:r w:rsidRPr="0033113E">
        <w:rPr>
          <w:rFonts w:ascii="Arial" w:hAnsi="Arial" w:cs="Arial" w:hint="eastAsia"/>
          <w:b/>
          <w:color w:val="000000"/>
        </w:rPr>
        <w:t>4.1.</w:t>
      </w:r>
      <w:r w:rsidR="008327E6">
        <w:rPr>
          <w:rFonts w:ascii="Arial" w:hAnsi="Arial" w:cs="Arial"/>
          <w:b/>
          <w:color w:val="000000"/>
        </w:rPr>
        <w:t>5</w:t>
      </w:r>
      <w:r w:rsidRPr="0033113E">
        <w:rPr>
          <w:rFonts w:ascii="Arial" w:hAnsi="Arial" w:cs="Arial" w:hint="eastAsia"/>
          <w:b/>
          <w:color w:val="000000"/>
        </w:rPr>
        <w:t>.4</w:t>
      </w:r>
      <w:r w:rsidR="001D44D5">
        <w:rPr>
          <w:rFonts w:ascii="Arial" w:hAnsi="Arial" w:cs="Arial" w:hint="eastAsia"/>
          <w:b/>
          <w:color w:val="000000"/>
        </w:rPr>
        <w:t>接收到</w:t>
      </w:r>
      <w:r w:rsidR="001D44D5">
        <w:rPr>
          <w:rFonts w:ascii="Arial" w:hAnsi="Arial" w:cs="Arial"/>
          <w:b/>
          <w:color w:val="000000"/>
        </w:rPr>
        <w:t>整车碰撞信号，激活电动释放</w:t>
      </w:r>
    </w:p>
    <w:p w14:paraId="6362ED33" w14:textId="4EB5B17D" w:rsidR="00AD49DF" w:rsidRPr="007D5063" w:rsidRDefault="007D5063" w:rsidP="007D5063">
      <w:pPr>
        <w:spacing w:beforeLines="50" w:before="156"/>
        <w:ind w:firstLineChars="200" w:firstLine="422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前置条件：</w:t>
      </w:r>
      <w:r w:rsidR="00AD3340">
        <w:rPr>
          <w:rFonts w:ascii="Arial" w:hAnsi="Arial" w:cs="Arial" w:hint="eastAsia"/>
          <w:bCs/>
          <w:color w:val="000000"/>
        </w:rPr>
        <w:t>(</w:t>
      </w:r>
      <w:r w:rsidR="00AD3340">
        <w:rPr>
          <w:rFonts w:ascii="Arial" w:hAnsi="Arial" w:cs="Arial" w:hint="eastAsia"/>
          <w:bCs/>
          <w:color w:val="000000"/>
        </w:rPr>
        <w:t>（</w:t>
      </w:r>
      <w:r w:rsidR="00AD3340">
        <w:rPr>
          <w:rFonts w:ascii="Arial" w:hAnsi="Arial" w:cs="Arial" w:hint="eastAsia"/>
          <w:bCs/>
          <w:color w:val="000000"/>
        </w:rPr>
        <w:t>1</w:t>
      </w:r>
      <w:r w:rsidR="00AD3340">
        <w:rPr>
          <w:rFonts w:ascii="Arial" w:hAnsi="Arial" w:cs="Arial"/>
          <w:bCs/>
          <w:color w:val="000000"/>
        </w:rPr>
        <w:t>|</w:t>
      </w:r>
      <w:r w:rsidR="00AD3340">
        <w:rPr>
          <w:rFonts w:ascii="Arial" w:hAnsi="Arial" w:cs="Arial" w:hint="eastAsia"/>
          <w:bCs/>
          <w:color w:val="000000"/>
        </w:rPr>
        <w:t>2</w:t>
      </w:r>
      <w:r w:rsidR="00AD3340">
        <w:rPr>
          <w:rFonts w:ascii="Arial" w:hAnsi="Arial" w:cs="Arial" w:hint="eastAsia"/>
          <w:bCs/>
          <w:color w:val="000000"/>
        </w:rPr>
        <w:t>）</w:t>
      </w:r>
      <w:r>
        <w:rPr>
          <w:rFonts w:ascii="Arial" w:hAnsi="Arial" w:cs="Arial" w:hint="eastAsia"/>
          <w:bCs/>
          <w:color w:val="000000"/>
        </w:rPr>
        <w:t xml:space="preserve">&amp;3 </w:t>
      </w:r>
      <w:r w:rsidR="00AD3340">
        <w:rPr>
          <w:rFonts w:ascii="Arial" w:hAnsi="Arial" w:cs="Arial" w:hint="eastAsia"/>
          <w:bCs/>
          <w:color w:val="000000"/>
        </w:rPr>
        <w:t>&amp;</w:t>
      </w:r>
      <w:r w:rsidR="00AD3340">
        <w:rPr>
          <w:rFonts w:ascii="Arial" w:hAnsi="Arial" w:cs="Arial"/>
          <w:bCs/>
          <w:color w:val="000000"/>
        </w:rPr>
        <w:t>4</w:t>
      </w:r>
      <w:r>
        <w:rPr>
          <w:rFonts w:ascii="Arial" w:hAnsi="Arial" w:cs="Arial" w:hint="eastAsia"/>
          <w:bCs/>
          <w:color w:val="000000"/>
        </w:rPr>
        <w:t>)</w:t>
      </w:r>
    </w:p>
    <w:p w14:paraId="6532A227" w14:textId="3214A1F1" w:rsidR="00AD49DF" w:rsidRPr="00F61028" w:rsidRDefault="00AD49DF" w:rsidP="00F61028">
      <w:pPr>
        <w:pStyle w:val="a7"/>
        <w:numPr>
          <w:ilvl w:val="0"/>
          <w:numId w:val="33"/>
        </w:numPr>
        <w:ind w:firstLineChars="0"/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</w:pPr>
      <w:r w:rsidRPr="00F61028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电源模式：</w:t>
      </w:r>
      <w:r w:rsidR="001D44D5" w:rsidRPr="00F61028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非OFF档</w:t>
      </w:r>
      <w:r w:rsidRPr="00F61028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；</w:t>
      </w:r>
    </w:p>
    <w:p w14:paraId="6283B032" w14:textId="7580FF46" w:rsidR="00AD49DF" w:rsidRDefault="00F61028" w:rsidP="00F61028">
      <w:pPr>
        <w:pStyle w:val="a7"/>
        <w:numPr>
          <w:ilvl w:val="0"/>
          <w:numId w:val="33"/>
        </w:numPr>
        <w:ind w:firstLineChars="0"/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</w:pPr>
      <w:r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电源</w:t>
      </w:r>
      <w:r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档位从</w:t>
      </w:r>
      <w:r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ON档变化</w:t>
      </w:r>
      <w:r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到</w:t>
      </w:r>
      <w:r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OFF档的1S内</w:t>
      </w:r>
      <w:r w:rsidR="00AD49DF" w:rsidRPr="00AD49DF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；</w:t>
      </w:r>
    </w:p>
    <w:p w14:paraId="5C07D00F" w14:textId="1DEDE04D" w:rsidR="00F61028" w:rsidRPr="00F61028" w:rsidDel="00442AA8" w:rsidRDefault="00F61028" w:rsidP="00F61028">
      <w:pPr>
        <w:pStyle w:val="a7"/>
        <w:numPr>
          <w:ilvl w:val="0"/>
          <w:numId w:val="33"/>
        </w:numPr>
        <w:ind w:firstLineChars="0"/>
        <w:rPr>
          <w:del w:id="121" w:author="胡群 Qun Hu  (研发总院 AERI)" w:date="2022-12-03T19:13:00Z"/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</w:pPr>
      <w:del w:id="122" w:author="胡群 Qun Hu  (研发总院 AERI)" w:date="2022-12-03T19:13:00Z">
        <w:r w:rsidDel="00442AA8">
          <w:rPr>
            <w:rFonts w:asciiTheme="minorEastAsia" w:eastAsiaTheme="minorEastAsia" w:hAnsiTheme="minorEastAsia" w:cs="Arial" w:hint="eastAsia"/>
            <w:kern w:val="2"/>
            <w:sz w:val="21"/>
            <w:szCs w:val="21"/>
            <w:lang w:val="en-US" w:eastAsia="zh-CN"/>
          </w:rPr>
          <w:lastRenderedPageBreak/>
          <w:delText>车辆模式</w:delText>
        </w:r>
        <w:r w:rsidDel="00442AA8">
          <w:rPr>
            <w:rFonts w:asciiTheme="minorEastAsia" w:eastAsiaTheme="minorEastAsia" w:hAnsiTheme="minorEastAsia" w:cs="Arial"/>
            <w:kern w:val="2"/>
            <w:sz w:val="21"/>
            <w:szCs w:val="21"/>
            <w:lang w:val="en-US" w:eastAsia="zh-CN"/>
          </w:rPr>
          <w:delText>：</w:delText>
        </w:r>
        <w:r w:rsidR="00F3452D" w:rsidDel="00442AA8">
          <w:rPr>
            <w:rFonts w:asciiTheme="minorEastAsia" w:eastAsiaTheme="minorEastAsia" w:hAnsiTheme="minorEastAsia" w:cs="Arial" w:hint="eastAsia"/>
            <w:kern w:val="2"/>
            <w:sz w:val="21"/>
            <w:szCs w:val="21"/>
            <w:lang w:val="en-US" w:eastAsia="zh-CN"/>
          </w:rPr>
          <w:delText>运输</w:delText>
        </w:r>
        <w:r w:rsidR="00F3452D" w:rsidDel="00442AA8">
          <w:rPr>
            <w:rFonts w:asciiTheme="minorEastAsia" w:eastAsiaTheme="minorEastAsia" w:hAnsiTheme="minorEastAsia" w:cs="Arial"/>
            <w:kern w:val="2"/>
            <w:sz w:val="21"/>
            <w:szCs w:val="21"/>
            <w:lang w:val="en-US" w:eastAsia="zh-CN"/>
          </w:rPr>
          <w:delText>模式除外</w:delText>
        </w:r>
        <w:r w:rsidR="00F3452D" w:rsidRPr="00B76B00" w:rsidDel="00442AA8">
          <w:rPr>
            <w:rFonts w:asciiTheme="minorEastAsia" w:eastAsiaTheme="minorEastAsia" w:hAnsiTheme="minorEastAsia" w:cs="Arial" w:hint="eastAsia"/>
            <w:kern w:val="2"/>
            <w:sz w:val="21"/>
            <w:szCs w:val="21"/>
            <w:lang w:val="en-US" w:eastAsia="zh-CN"/>
          </w:rPr>
          <w:delText>；</w:delText>
        </w:r>
      </w:del>
    </w:p>
    <w:p w14:paraId="710B5BEE" w14:textId="5F53E366" w:rsidR="001D44D5" w:rsidRPr="00F61028" w:rsidRDefault="001D44D5" w:rsidP="00F61028">
      <w:pPr>
        <w:pStyle w:val="a7"/>
        <w:numPr>
          <w:ilvl w:val="0"/>
          <w:numId w:val="33"/>
        </w:numPr>
        <w:ind w:firstLineChars="0"/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</w:pPr>
      <w:r w:rsidRPr="00F61028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收到气囊</w:t>
      </w:r>
      <w:r w:rsidRPr="00F61028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发出的碰撞</w:t>
      </w:r>
      <w:r w:rsidRPr="00F61028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状态</w:t>
      </w:r>
      <w:r w:rsidRPr="00F61028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信号</w:t>
      </w:r>
      <w:r w:rsidR="009B1A99" w:rsidRPr="00F61028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或</w:t>
      </w:r>
      <w:r w:rsidR="009B1A99" w:rsidRPr="00F61028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硬线信号</w:t>
      </w:r>
      <w:r w:rsidRPr="00F61028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：</w:t>
      </w:r>
      <w:r w:rsidRPr="00F61028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CrashOutputSts≠0x00</w:t>
      </w:r>
      <w:r w:rsidRPr="00F61028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；</w:t>
      </w:r>
    </w:p>
    <w:p w14:paraId="5BD2BDA2" w14:textId="77777777" w:rsidR="00AD49DF" w:rsidRDefault="00AD49DF" w:rsidP="00AD49DF">
      <w:pPr>
        <w:spacing w:beforeLines="50" w:before="156"/>
        <w:ind w:firstLineChars="200" w:firstLine="422"/>
        <w:rPr>
          <w:rFonts w:ascii="Arial" w:hAnsi="Arial" w:cs="Arial"/>
          <w:b/>
          <w:color w:val="000000"/>
        </w:rPr>
      </w:pPr>
      <w:r>
        <w:rPr>
          <w:rFonts w:ascii="Arial" w:hAnsi="Arial" w:cs="Arial" w:hint="eastAsia"/>
          <w:b/>
          <w:color w:val="000000"/>
        </w:rPr>
        <w:t>触发条件：</w:t>
      </w:r>
      <w:r w:rsidR="00132862" w:rsidRPr="004916A4">
        <w:rPr>
          <w:rFonts w:ascii="Arial" w:hAnsi="Arial" w:cs="Arial" w:hint="eastAsia"/>
          <w:bCs/>
          <w:color w:val="000000"/>
        </w:rPr>
        <w:t>（</w:t>
      </w:r>
      <w:r w:rsidR="00132862" w:rsidRPr="004916A4">
        <w:rPr>
          <w:rFonts w:ascii="Arial" w:hAnsi="Arial" w:cs="Arial" w:hint="eastAsia"/>
          <w:bCs/>
          <w:color w:val="000000"/>
        </w:rPr>
        <w:t>1</w:t>
      </w:r>
      <w:r w:rsidR="00132862" w:rsidRPr="004916A4">
        <w:rPr>
          <w:rFonts w:ascii="Arial" w:hAnsi="Arial" w:cs="Arial" w:hint="eastAsia"/>
          <w:bCs/>
          <w:color w:val="000000"/>
        </w:rPr>
        <w:t>）</w:t>
      </w:r>
    </w:p>
    <w:p w14:paraId="3EC1D993" w14:textId="5834EE7D" w:rsidR="00AD49DF" w:rsidRPr="00FD107F" w:rsidRDefault="00AD49DF">
      <w:pPr>
        <w:pStyle w:val="a7"/>
        <w:numPr>
          <w:ilvl w:val="0"/>
          <w:numId w:val="40"/>
        </w:numPr>
        <w:tabs>
          <w:tab w:val="left" w:pos="640"/>
        </w:tabs>
        <w:ind w:firstLineChars="0"/>
        <w:rPr>
          <w:rFonts w:asciiTheme="minorEastAsia" w:eastAsiaTheme="minorEastAsia" w:hAnsiTheme="minorEastAsia" w:cs="Arial"/>
          <w:szCs w:val="21"/>
          <w:lang w:eastAsia="zh-CN"/>
          <w:rPrChange w:id="123" w:author="胡群 Qun Hu  (研发总院 AERI)" w:date="2022-07-29T10:22:00Z">
            <w:rPr/>
          </w:rPrChange>
        </w:rPr>
        <w:pPrChange w:id="124" w:author="胡群 Qun Hu  (研发总院 AERI)" w:date="2022-07-29T10:22:00Z">
          <w:pPr>
            <w:widowControl/>
            <w:tabs>
              <w:tab w:val="left" w:pos="640"/>
            </w:tabs>
            <w:ind w:firstLineChars="200" w:firstLine="420"/>
            <w:jc w:val="left"/>
          </w:pPr>
        </w:pPrChange>
      </w:pPr>
      <w:del w:id="125" w:author="胡群 Qun Hu  (研发总院 AERI)" w:date="2022-07-29T10:21:00Z">
        <w:r w:rsidRPr="00FD107F" w:rsidDel="00FD107F">
          <w:rPr>
            <w:rFonts w:asciiTheme="minorEastAsia" w:eastAsiaTheme="minorEastAsia" w:hAnsiTheme="minorEastAsia" w:cs="Arial" w:hint="eastAsia"/>
            <w:szCs w:val="21"/>
            <w:lang w:eastAsia="zh-CN"/>
            <w:rPrChange w:id="126" w:author="胡群 Qun Hu  (研发总院 AERI)" w:date="2022-07-29T10:21:00Z">
              <w:rPr>
                <w:rFonts w:hint="eastAsia"/>
              </w:rPr>
            </w:rPrChange>
          </w:rPr>
          <w:delText>1、</w:delText>
        </w:r>
      </w:del>
      <w:r w:rsidR="000434A2" w:rsidRPr="00FD107F">
        <w:rPr>
          <w:rFonts w:asciiTheme="minorEastAsia" w:eastAsiaTheme="minorEastAsia" w:hAnsiTheme="minorEastAsia" w:cs="Arial" w:hint="eastAsia"/>
          <w:szCs w:val="21"/>
          <w:lang w:eastAsia="zh-CN"/>
          <w:rPrChange w:id="127" w:author="胡群 Qun Hu  (研发总院 AERI)" w:date="2022-07-29T10:21:00Z">
            <w:rPr>
              <w:rFonts w:hint="eastAsia"/>
            </w:rPr>
          </w:rPrChange>
        </w:rPr>
        <w:t>接收到碰撞信号6S后，</w:t>
      </w:r>
      <w:r w:rsidR="00B03466" w:rsidRPr="00D8330B">
        <w:rPr>
          <w:rFonts w:asciiTheme="minorEastAsia" w:eastAsiaTheme="minorEastAsia" w:hAnsiTheme="minorEastAsia" w:cs="Arial" w:hint="eastAsia"/>
          <w:szCs w:val="21"/>
          <w:lang w:eastAsia="zh-CN"/>
        </w:rPr>
        <w:t xml:space="preserve"> </w:t>
      </w:r>
      <w:r w:rsidR="003D68D1" w:rsidRPr="00D8330B">
        <w:rPr>
          <w:rFonts w:asciiTheme="minorEastAsia" w:eastAsiaTheme="minorEastAsia" w:hAnsiTheme="minorEastAsia" w:cs="Arial" w:hint="eastAsia"/>
          <w:szCs w:val="21"/>
          <w:lang w:eastAsia="zh-CN"/>
        </w:rPr>
        <w:t>检测</w:t>
      </w:r>
      <w:r w:rsidR="000434A2" w:rsidRPr="00D8330B">
        <w:rPr>
          <w:rFonts w:asciiTheme="minorEastAsia" w:eastAsiaTheme="minorEastAsia" w:hAnsiTheme="minorEastAsia" w:cs="Arial"/>
          <w:szCs w:val="21"/>
          <w:lang w:eastAsia="zh-CN"/>
        </w:rPr>
        <w:t>电动</w:t>
      </w:r>
      <w:r w:rsidR="000434A2" w:rsidRPr="00D8330B">
        <w:rPr>
          <w:rFonts w:asciiTheme="minorEastAsia" w:eastAsiaTheme="minorEastAsia" w:hAnsiTheme="minorEastAsia" w:cs="Arial" w:hint="eastAsia"/>
          <w:szCs w:val="21"/>
          <w:lang w:eastAsia="zh-CN"/>
        </w:rPr>
        <w:t>释放</w:t>
      </w:r>
      <w:r w:rsidR="000434A2" w:rsidRPr="00D8330B">
        <w:rPr>
          <w:rFonts w:asciiTheme="minorEastAsia" w:eastAsiaTheme="minorEastAsia" w:hAnsiTheme="minorEastAsia" w:cs="Arial"/>
          <w:szCs w:val="21"/>
          <w:lang w:eastAsia="zh-CN"/>
        </w:rPr>
        <w:t>开关使能</w:t>
      </w:r>
      <w:r w:rsidR="00FD107F" w:rsidRPr="005B299C">
        <w:rPr>
          <w:rFonts w:asciiTheme="minorEastAsia" w:eastAsiaTheme="minorEastAsia" w:hAnsiTheme="minorEastAsia" w:cs="Arial" w:hint="eastAsia"/>
          <w:szCs w:val="21"/>
          <w:highlight w:val="yellow"/>
          <w:lang w:eastAsia="zh-CN"/>
        </w:rPr>
        <w:t>(</w:t>
      </w:r>
      <w:r w:rsidR="00FD107F" w:rsidRPr="005B299C">
        <w:rPr>
          <w:rFonts w:asciiTheme="minorEastAsia" w:eastAsiaTheme="minorEastAsia" w:hAnsiTheme="minorEastAsia" w:cs="Arial"/>
          <w:szCs w:val="21"/>
          <w:highlight w:val="yellow"/>
          <w:lang w:eastAsia="zh-CN"/>
        </w:rPr>
        <w:t>6</w:t>
      </w:r>
      <w:r w:rsidR="00FD107F" w:rsidRPr="005B299C">
        <w:rPr>
          <w:rFonts w:asciiTheme="minorEastAsia" w:eastAsiaTheme="minorEastAsia" w:hAnsiTheme="minorEastAsia" w:cs="Arial" w:hint="eastAsia"/>
          <w:szCs w:val="21"/>
          <w:highlight w:val="yellow"/>
          <w:lang w:eastAsia="zh-CN"/>
        </w:rPr>
        <w:t>s</w:t>
      </w:r>
      <w:r w:rsidR="00FD107F" w:rsidRPr="005B299C">
        <w:rPr>
          <w:rFonts w:asciiTheme="minorEastAsia" w:eastAsiaTheme="minorEastAsia" w:hAnsiTheme="minorEastAsia" w:cs="Arial"/>
          <w:szCs w:val="21"/>
          <w:highlight w:val="yellow"/>
          <w:lang w:eastAsia="zh-CN"/>
        </w:rPr>
        <w:t>后，</w:t>
      </w:r>
      <w:r w:rsidR="005B299C" w:rsidRPr="005B299C">
        <w:rPr>
          <w:rFonts w:asciiTheme="minorEastAsia" w:eastAsiaTheme="minorEastAsia" w:hAnsiTheme="minorEastAsia" w:cs="Arial" w:hint="eastAsia"/>
          <w:szCs w:val="21"/>
          <w:highlight w:val="yellow"/>
          <w:lang w:eastAsia="zh-CN"/>
        </w:rPr>
        <w:t>才开始</w:t>
      </w:r>
      <w:r w:rsidR="00FD107F" w:rsidRPr="005B299C">
        <w:rPr>
          <w:rFonts w:asciiTheme="minorEastAsia" w:eastAsiaTheme="minorEastAsia" w:hAnsiTheme="minorEastAsia" w:cs="Arial"/>
          <w:szCs w:val="21"/>
          <w:highlight w:val="yellow"/>
          <w:lang w:eastAsia="zh-CN"/>
        </w:rPr>
        <w:t>检测电释放开关</w:t>
      </w:r>
      <w:r w:rsidR="00FD107F" w:rsidRPr="005B299C">
        <w:rPr>
          <w:rFonts w:asciiTheme="minorEastAsia" w:eastAsiaTheme="minorEastAsia" w:hAnsiTheme="minorEastAsia" w:cs="Arial" w:hint="eastAsia"/>
          <w:szCs w:val="21"/>
          <w:highlight w:val="yellow"/>
          <w:lang w:eastAsia="zh-CN"/>
        </w:rPr>
        <w:t>使能</w:t>
      </w:r>
      <w:r w:rsidR="00FD107F" w:rsidRPr="005B299C">
        <w:rPr>
          <w:rFonts w:asciiTheme="minorEastAsia" w:eastAsiaTheme="minorEastAsia" w:hAnsiTheme="minorEastAsia" w:cs="Arial"/>
          <w:szCs w:val="21"/>
          <w:highlight w:val="yellow"/>
          <w:lang w:eastAsia="zh-CN"/>
          <w:rPrChange w:id="128" w:author="胡群 Qun Hu  (研发总院 AERI)" w:date="2022-07-29T10:22:00Z">
            <w:rPr/>
          </w:rPrChange>
        </w:rPr>
        <w:t>)</w:t>
      </w:r>
      <w:r w:rsidR="000434A2" w:rsidRPr="005B299C">
        <w:rPr>
          <w:rFonts w:asciiTheme="minorEastAsia" w:eastAsiaTheme="minorEastAsia" w:hAnsiTheme="minorEastAsia" w:cs="Arial" w:hint="eastAsia"/>
          <w:szCs w:val="21"/>
          <w:highlight w:val="yellow"/>
          <w:lang w:eastAsia="zh-CN"/>
          <w:rPrChange w:id="129" w:author="胡群 Qun Hu  (研发总院 AERI)" w:date="2022-07-29T10:22:00Z">
            <w:rPr>
              <w:rFonts w:hint="eastAsia"/>
            </w:rPr>
          </w:rPrChange>
        </w:rPr>
        <w:t>；</w:t>
      </w:r>
      <w:r w:rsidR="0002762E" w:rsidRPr="00FD107F">
        <w:rPr>
          <w:rFonts w:asciiTheme="minorEastAsia" w:eastAsiaTheme="minorEastAsia" w:hAnsiTheme="minorEastAsia" w:cs="Arial" w:hint="eastAsia"/>
          <w:szCs w:val="21"/>
          <w:highlight w:val="yellow"/>
          <w:lang w:eastAsia="zh-CN"/>
          <w:rPrChange w:id="130" w:author="胡群 Qun Hu  (研发总院 AERI)" w:date="2022-07-29T10:22:00Z">
            <w:rPr>
              <w:rFonts w:asciiTheme="minorEastAsia" w:eastAsiaTheme="minorEastAsia" w:hAnsiTheme="minorEastAsia" w:cs="Arial" w:hint="eastAsia"/>
              <w:szCs w:val="21"/>
              <w:highlight w:val="yellow"/>
            </w:rPr>
          </w:rPrChange>
        </w:rPr>
        <w:t>（</w:t>
      </w:r>
      <w:r w:rsidR="0002762E" w:rsidRPr="00FD107F">
        <w:rPr>
          <w:rFonts w:ascii="宋体" w:hAnsi="Calibri" w:cs="宋体"/>
          <w:color w:val="000000"/>
          <w:sz w:val="20"/>
          <w:szCs w:val="20"/>
          <w:highlight w:val="yellow"/>
          <w:lang w:val="zh-CN" w:eastAsia="zh-CN"/>
          <w:rPrChange w:id="131" w:author="胡群 Qun Hu  (研发总院 AERI)" w:date="2022-07-29T10:22:00Z">
            <w:rPr>
              <w:highlight w:val="yellow"/>
            </w:rPr>
          </w:rPrChange>
        </w:rPr>
        <w:t>6s</w:t>
      </w:r>
      <w:r w:rsidR="0002762E" w:rsidRPr="00FD107F">
        <w:rPr>
          <w:rFonts w:ascii="宋体" w:hAnsi="Calibri" w:cs="宋体" w:hint="eastAsia"/>
          <w:color w:val="000000"/>
          <w:sz w:val="20"/>
          <w:szCs w:val="20"/>
          <w:highlight w:val="yellow"/>
          <w:lang w:val="zh-CN" w:eastAsia="zh-CN"/>
          <w:rPrChange w:id="132" w:author="胡群 Qun Hu  (研发总院 AERI)" w:date="2022-07-29T10:22:00Z">
            <w:rPr>
              <w:rFonts w:hint="eastAsia"/>
              <w:highlight w:val="yellow"/>
            </w:rPr>
          </w:rPrChange>
        </w:rPr>
        <w:t>内屏蔽电动释放功能，</w:t>
      </w:r>
      <w:r w:rsidR="0002762E" w:rsidRPr="00FD107F">
        <w:rPr>
          <w:rFonts w:ascii="宋体" w:hAnsi="Calibri" w:cs="宋体"/>
          <w:color w:val="000000"/>
          <w:sz w:val="20"/>
          <w:szCs w:val="20"/>
          <w:highlight w:val="yellow"/>
          <w:lang w:val="zh-CN" w:eastAsia="zh-CN"/>
          <w:rPrChange w:id="133" w:author="胡群 Qun Hu  (研发总院 AERI)" w:date="2022-07-29T10:22:00Z">
            <w:rPr>
              <w:highlight w:val="yellow"/>
            </w:rPr>
          </w:rPrChange>
        </w:rPr>
        <w:t>6s</w:t>
      </w:r>
      <w:r w:rsidR="0002762E" w:rsidRPr="00FD107F">
        <w:rPr>
          <w:rFonts w:ascii="宋体" w:hAnsi="Calibri" w:cs="宋体" w:hint="eastAsia"/>
          <w:color w:val="000000"/>
          <w:sz w:val="20"/>
          <w:szCs w:val="20"/>
          <w:highlight w:val="yellow"/>
          <w:lang w:val="zh-CN" w:eastAsia="zh-CN"/>
          <w:rPrChange w:id="134" w:author="胡群 Qun Hu  (研发总院 AERI)" w:date="2022-07-29T10:22:00Z">
            <w:rPr>
              <w:rFonts w:hint="eastAsia"/>
              <w:highlight w:val="yellow"/>
            </w:rPr>
          </w:rPrChange>
        </w:rPr>
        <w:t>后解除屏蔽电动释放功能）</w:t>
      </w:r>
      <w:r w:rsidR="0002762E" w:rsidRPr="00FD107F">
        <w:rPr>
          <w:rFonts w:ascii="宋体" w:hAnsi="Calibri" w:cs="宋体" w:hint="eastAsia"/>
          <w:color w:val="000000"/>
          <w:sz w:val="20"/>
          <w:szCs w:val="20"/>
          <w:lang w:val="zh-CN" w:eastAsia="zh-CN"/>
          <w:rPrChange w:id="135" w:author="胡群 Qun Hu  (研发总院 AERI)" w:date="2022-07-29T10:22:00Z">
            <w:rPr>
              <w:rFonts w:hint="eastAsia"/>
            </w:rPr>
          </w:rPrChange>
        </w:rPr>
        <w:t>。</w:t>
      </w:r>
    </w:p>
    <w:p w14:paraId="2DC4C18F" w14:textId="77777777" w:rsidR="00AD49DF" w:rsidRDefault="007D5063" w:rsidP="007D5063">
      <w:pPr>
        <w:spacing w:beforeLines="50" w:before="156"/>
        <w:ind w:firstLineChars="200" w:firstLine="422"/>
        <w:rPr>
          <w:rFonts w:ascii="Arial" w:hAnsi="Arial" w:cs="Arial"/>
          <w:bCs/>
          <w:color w:val="000000"/>
        </w:rPr>
      </w:pPr>
      <w:r>
        <w:rPr>
          <w:rFonts w:ascii="Arial" w:hAnsi="Arial" w:cs="Arial" w:hint="eastAsia"/>
          <w:b/>
          <w:color w:val="000000"/>
        </w:rPr>
        <w:t>执行驱动输出：</w:t>
      </w:r>
      <w:r>
        <w:rPr>
          <w:rFonts w:ascii="Arial" w:hAnsi="Arial" w:cs="Arial" w:hint="eastAsia"/>
          <w:bCs/>
          <w:color w:val="000000"/>
        </w:rPr>
        <w:t>( 1</w:t>
      </w:r>
      <w:r w:rsidR="00132862">
        <w:rPr>
          <w:rFonts w:ascii="Arial" w:hAnsi="Arial" w:cs="Arial"/>
          <w:bCs/>
          <w:color w:val="000000"/>
        </w:rPr>
        <w:t xml:space="preserve"> </w:t>
      </w:r>
      <w:r>
        <w:rPr>
          <w:rFonts w:ascii="Arial" w:hAnsi="Arial" w:cs="Arial" w:hint="eastAsia"/>
          <w:bCs/>
          <w:color w:val="000000"/>
        </w:rPr>
        <w:t>)</w:t>
      </w:r>
    </w:p>
    <w:p w14:paraId="704246AA" w14:textId="77777777" w:rsidR="007D5063" w:rsidRPr="00132862" w:rsidRDefault="00AD49DF" w:rsidP="00132862">
      <w:pPr>
        <w:ind w:firstLine="420"/>
        <w:rPr>
          <w:rFonts w:ascii="Arial" w:hAnsi="Arial" w:cs="Arial"/>
          <w:szCs w:val="21"/>
        </w:rPr>
      </w:pPr>
      <w:r w:rsidRPr="00291FE5">
        <w:rPr>
          <w:rFonts w:asciiTheme="minorEastAsia" w:eastAsiaTheme="minorEastAsia" w:hAnsiTheme="minorEastAsia" w:cs="Arial" w:hint="eastAsia"/>
          <w:szCs w:val="21"/>
        </w:rPr>
        <w:t>1、</w:t>
      </w:r>
      <w:r w:rsidR="00132862">
        <w:rPr>
          <w:rFonts w:ascii="Arial" w:hAnsi="Arial" w:cs="Arial" w:hint="eastAsia"/>
          <w:szCs w:val="21"/>
        </w:rPr>
        <w:t>激活电动</w:t>
      </w:r>
      <w:r w:rsidR="00132862">
        <w:rPr>
          <w:rFonts w:ascii="Arial" w:hAnsi="Arial" w:cs="Arial"/>
          <w:szCs w:val="21"/>
        </w:rPr>
        <w:t>释放开关使能，此时触发微动开关</w:t>
      </w:r>
      <w:r w:rsidR="00132862">
        <w:rPr>
          <w:rFonts w:ascii="Arial" w:hAnsi="Arial" w:cs="Arial" w:hint="eastAsia"/>
          <w:szCs w:val="21"/>
        </w:rPr>
        <w:t>，</w:t>
      </w:r>
      <w:r w:rsidR="00132862">
        <w:rPr>
          <w:rFonts w:ascii="Arial" w:hAnsi="Arial" w:cs="Arial"/>
          <w:szCs w:val="21"/>
        </w:rPr>
        <w:t>激活电动释放；</w:t>
      </w:r>
    </w:p>
    <w:p w14:paraId="399DDF0B" w14:textId="01A47647" w:rsidR="0086508A" w:rsidRPr="0033113E" w:rsidRDefault="0086508A" w:rsidP="00C271DF">
      <w:pPr>
        <w:outlineLvl w:val="3"/>
        <w:rPr>
          <w:rFonts w:ascii="Arial" w:hAnsi="Arial" w:cs="Arial"/>
          <w:b/>
          <w:color w:val="000000"/>
        </w:rPr>
      </w:pPr>
      <w:r w:rsidRPr="0033113E">
        <w:rPr>
          <w:rFonts w:ascii="Arial" w:hAnsi="Arial" w:cs="Arial" w:hint="eastAsia"/>
          <w:b/>
          <w:color w:val="000000"/>
        </w:rPr>
        <w:t>4.1.</w:t>
      </w:r>
      <w:r w:rsidR="008327E6">
        <w:rPr>
          <w:rFonts w:ascii="Arial" w:hAnsi="Arial" w:cs="Arial"/>
          <w:b/>
          <w:color w:val="000000"/>
        </w:rPr>
        <w:t>5</w:t>
      </w:r>
      <w:r w:rsidRPr="0033113E">
        <w:rPr>
          <w:rFonts w:ascii="Arial" w:hAnsi="Arial" w:cs="Arial" w:hint="eastAsia"/>
          <w:b/>
          <w:color w:val="000000"/>
        </w:rPr>
        <w:t>.</w:t>
      </w:r>
      <w:r>
        <w:rPr>
          <w:rFonts w:ascii="Arial" w:hAnsi="Arial" w:cs="Arial" w:hint="eastAsia"/>
          <w:b/>
          <w:color w:val="000000"/>
        </w:rPr>
        <w:t>5</w:t>
      </w:r>
      <w:r w:rsidR="00132862">
        <w:rPr>
          <w:rFonts w:ascii="Arial" w:hAnsi="Arial" w:cs="Arial" w:hint="eastAsia"/>
          <w:b/>
          <w:color w:val="000000"/>
        </w:rPr>
        <w:t>接收到儿保锁</w:t>
      </w:r>
      <w:r w:rsidR="00132862">
        <w:rPr>
          <w:rFonts w:ascii="Arial" w:hAnsi="Arial" w:cs="Arial"/>
          <w:b/>
          <w:color w:val="000000"/>
        </w:rPr>
        <w:t>上锁反馈信号，屏蔽电动释放</w:t>
      </w:r>
    </w:p>
    <w:p w14:paraId="7882896D" w14:textId="77777777" w:rsidR="0086508A" w:rsidRPr="007D5063" w:rsidRDefault="007D5063" w:rsidP="007D5063">
      <w:pPr>
        <w:spacing w:beforeLines="50" w:before="156"/>
        <w:ind w:firstLineChars="200" w:firstLine="422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前置条件：</w:t>
      </w:r>
      <w:r>
        <w:rPr>
          <w:rFonts w:ascii="Arial" w:hAnsi="Arial" w:cs="Arial" w:hint="eastAsia"/>
          <w:bCs/>
          <w:color w:val="000000"/>
        </w:rPr>
        <w:t>( 1&amp;2&amp;3 )</w:t>
      </w:r>
    </w:p>
    <w:p w14:paraId="42DF1209" w14:textId="29BD1F42" w:rsidR="0086508A" w:rsidRPr="00291FE5" w:rsidRDefault="0086508A" w:rsidP="0086508A">
      <w:pPr>
        <w:ind w:firstLine="420"/>
        <w:rPr>
          <w:rFonts w:asciiTheme="minorEastAsia" w:eastAsiaTheme="minorEastAsia" w:hAnsiTheme="minorEastAsia" w:cs="Arial"/>
          <w:szCs w:val="21"/>
        </w:rPr>
      </w:pPr>
      <w:r w:rsidRPr="00291FE5">
        <w:rPr>
          <w:rFonts w:asciiTheme="minorEastAsia" w:eastAsiaTheme="minorEastAsia" w:hAnsiTheme="minorEastAsia" w:cs="Arial" w:hint="eastAsia"/>
          <w:szCs w:val="21"/>
        </w:rPr>
        <w:t>1、电源模式：</w:t>
      </w:r>
      <w:r w:rsidR="00F3452D" w:rsidRPr="00733760">
        <w:rPr>
          <w:rFonts w:ascii="Arial" w:hAnsi="Arial" w:cs="Arial"/>
          <w:szCs w:val="21"/>
        </w:rPr>
        <w:t>OFF</w:t>
      </w:r>
      <w:r w:rsidR="00F3452D" w:rsidRPr="00733760">
        <w:rPr>
          <w:rFonts w:ascii="Arial" w:hAnsi="Arial" w:cs="Arial" w:hint="eastAsia"/>
          <w:szCs w:val="21"/>
        </w:rPr>
        <w:t>、</w:t>
      </w:r>
      <w:r w:rsidR="00F3452D" w:rsidRPr="00733760">
        <w:rPr>
          <w:rFonts w:ascii="Arial" w:hAnsi="Arial" w:cs="Arial" w:hint="eastAsia"/>
          <w:szCs w:val="21"/>
        </w:rPr>
        <w:t>ACC</w:t>
      </w:r>
      <w:r w:rsidR="00F3452D" w:rsidRPr="00733760">
        <w:rPr>
          <w:rFonts w:ascii="Arial" w:hAnsi="Arial" w:cs="Arial" w:hint="eastAsia"/>
          <w:szCs w:val="21"/>
        </w:rPr>
        <w:t>、</w:t>
      </w:r>
      <w:r w:rsidR="00F3452D" w:rsidRPr="00733760">
        <w:rPr>
          <w:rFonts w:ascii="Arial" w:hAnsi="Arial" w:cs="Arial" w:hint="eastAsia"/>
          <w:szCs w:val="21"/>
        </w:rPr>
        <w:t>ON</w:t>
      </w:r>
      <w:r w:rsidR="00F3452D" w:rsidRPr="00733760">
        <w:rPr>
          <w:rFonts w:ascii="Arial" w:hAnsi="Arial" w:cs="Arial" w:hint="eastAsia"/>
          <w:szCs w:val="21"/>
        </w:rPr>
        <w:t>、</w:t>
      </w:r>
      <w:r w:rsidR="00F3452D" w:rsidRPr="00733760">
        <w:rPr>
          <w:rFonts w:ascii="Arial" w:hAnsi="Arial" w:cs="Arial" w:hint="eastAsia"/>
          <w:szCs w:val="21"/>
        </w:rPr>
        <w:t>C</w:t>
      </w:r>
      <w:r w:rsidR="00F3452D" w:rsidRPr="00733760">
        <w:rPr>
          <w:rFonts w:ascii="Arial" w:hAnsi="Arial" w:cs="Arial"/>
          <w:szCs w:val="21"/>
        </w:rPr>
        <w:t>rank</w:t>
      </w:r>
      <w:r w:rsidR="00F3452D" w:rsidRPr="00733760">
        <w:rPr>
          <w:rFonts w:ascii="Arial" w:hAnsi="Arial" w:cs="Arial" w:hint="eastAsia"/>
          <w:szCs w:val="21"/>
        </w:rPr>
        <w:t>、</w:t>
      </w:r>
      <w:r w:rsidR="00F3452D" w:rsidRPr="00733760">
        <w:rPr>
          <w:rFonts w:ascii="Arial" w:hAnsi="Arial" w:cs="Arial" w:hint="eastAsia"/>
          <w:szCs w:val="21"/>
        </w:rPr>
        <w:t>R</w:t>
      </w:r>
      <w:r w:rsidR="00F3452D" w:rsidRPr="00733760">
        <w:rPr>
          <w:rFonts w:ascii="Arial" w:hAnsi="Arial" w:cs="Arial"/>
          <w:szCs w:val="21"/>
        </w:rPr>
        <w:t>unning</w:t>
      </w:r>
      <w:r w:rsidR="00F3452D" w:rsidRPr="00733760">
        <w:rPr>
          <w:rFonts w:ascii="Arial" w:hAnsi="Arial" w:cs="Arial" w:hint="eastAsia"/>
          <w:szCs w:val="21"/>
        </w:rPr>
        <w:t>档</w:t>
      </w:r>
      <w:r w:rsidR="00F3452D" w:rsidRPr="00733760">
        <w:rPr>
          <w:rFonts w:ascii="Arial" w:hAnsi="Arial" w:cs="Arial"/>
          <w:szCs w:val="21"/>
        </w:rPr>
        <w:t>；</w:t>
      </w:r>
    </w:p>
    <w:p w14:paraId="02C3AB6E" w14:textId="1E54705A" w:rsidR="00132862" w:rsidDel="00442AA8" w:rsidRDefault="00132862" w:rsidP="00D74308">
      <w:pPr>
        <w:pStyle w:val="a7"/>
        <w:numPr>
          <w:ilvl w:val="0"/>
          <w:numId w:val="5"/>
        </w:numPr>
        <w:ind w:firstLineChars="0"/>
        <w:rPr>
          <w:del w:id="136" w:author="胡群 Qun Hu  (研发总院 AERI)" w:date="2022-12-03T19:13:00Z"/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</w:pPr>
      <w:del w:id="137" w:author="胡群 Qun Hu  (研发总院 AERI)" w:date="2022-12-03T19:13:00Z">
        <w:r w:rsidDel="00442AA8">
          <w:rPr>
            <w:rFonts w:asciiTheme="minorEastAsia" w:eastAsiaTheme="minorEastAsia" w:hAnsiTheme="minorEastAsia" w:cs="Arial" w:hint="eastAsia"/>
            <w:kern w:val="2"/>
            <w:sz w:val="21"/>
            <w:szCs w:val="21"/>
            <w:lang w:val="en-US" w:eastAsia="zh-CN"/>
          </w:rPr>
          <w:delText>车辆模式</w:delText>
        </w:r>
        <w:r w:rsidDel="00442AA8">
          <w:rPr>
            <w:rFonts w:asciiTheme="minorEastAsia" w:eastAsiaTheme="minorEastAsia" w:hAnsiTheme="minorEastAsia" w:cs="Arial"/>
            <w:kern w:val="2"/>
            <w:sz w:val="21"/>
            <w:szCs w:val="21"/>
            <w:lang w:val="en-US" w:eastAsia="zh-CN"/>
          </w:rPr>
          <w:delText>：</w:delText>
        </w:r>
        <w:r w:rsidR="00F3452D" w:rsidDel="00442AA8">
          <w:rPr>
            <w:rFonts w:asciiTheme="minorEastAsia" w:eastAsiaTheme="minorEastAsia" w:hAnsiTheme="minorEastAsia" w:cs="Arial" w:hint="eastAsia"/>
            <w:kern w:val="2"/>
            <w:sz w:val="21"/>
            <w:szCs w:val="21"/>
            <w:lang w:val="en-US" w:eastAsia="zh-CN"/>
          </w:rPr>
          <w:delText>运输</w:delText>
        </w:r>
        <w:r w:rsidR="00F3452D" w:rsidDel="00442AA8">
          <w:rPr>
            <w:rFonts w:asciiTheme="minorEastAsia" w:eastAsiaTheme="minorEastAsia" w:hAnsiTheme="minorEastAsia" w:cs="Arial"/>
            <w:kern w:val="2"/>
            <w:sz w:val="21"/>
            <w:szCs w:val="21"/>
            <w:lang w:val="en-US" w:eastAsia="zh-CN"/>
          </w:rPr>
          <w:delText>模式除外</w:delText>
        </w:r>
        <w:r w:rsidR="00F3452D" w:rsidRPr="00B76B00" w:rsidDel="00442AA8">
          <w:rPr>
            <w:rFonts w:asciiTheme="minorEastAsia" w:eastAsiaTheme="minorEastAsia" w:hAnsiTheme="minorEastAsia" w:cs="Arial" w:hint="eastAsia"/>
            <w:kern w:val="2"/>
            <w:sz w:val="21"/>
            <w:szCs w:val="21"/>
            <w:lang w:val="en-US" w:eastAsia="zh-CN"/>
          </w:rPr>
          <w:delText>；</w:delText>
        </w:r>
      </w:del>
    </w:p>
    <w:p w14:paraId="27944B5E" w14:textId="77777777" w:rsidR="00132862" w:rsidRPr="004916A4" w:rsidRDefault="00132862" w:rsidP="00D74308">
      <w:pPr>
        <w:widowControl/>
        <w:numPr>
          <w:ilvl w:val="0"/>
          <w:numId w:val="5"/>
        </w:numPr>
        <w:tabs>
          <w:tab w:val="left" w:pos="630"/>
        </w:tabs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后门</w:t>
      </w:r>
      <w:r>
        <w:rPr>
          <w:rFonts w:ascii="Arial" w:hAnsi="Arial" w:cs="Arial"/>
        </w:rPr>
        <w:t>儿保锁上锁</w:t>
      </w:r>
      <w:r>
        <w:rPr>
          <w:rFonts w:ascii="Arial" w:hAnsi="Arial" w:cs="Arial" w:hint="eastAsia"/>
        </w:rPr>
        <w:t>；</w:t>
      </w:r>
    </w:p>
    <w:p w14:paraId="7F1C15A9" w14:textId="77777777" w:rsidR="0086508A" w:rsidRDefault="0086508A" w:rsidP="0086508A">
      <w:pPr>
        <w:spacing w:beforeLines="50" w:before="156"/>
        <w:ind w:firstLineChars="200" w:firstLine="422"/>
        <w:rPr>
          <w:rFonts w:ascii="Arial" w:hAnsi="Arial" w:cs="Arial"/>
          <w:b/>
          <w:color w:val="000000"/>
        </w:rPr>
      </w:pPr>
      <w:r>
        <w:rPr>
          <w:rFonts w:ascii="Arial" w:hAnsi="Arial" w:cs="Arial" w:hint="eastAsia"/>
          <w:b/>
          <w:color w:val="000000"/>
        </w:rPr>
        <w:t>触发条件：</w:t>
      </w:r>
      <w:r w:rsidR="00650705">
        <w:rPr>
          <w:rFonts w:ascii="Arial" w:hAnsi="Arial" w:cs="Arial" w:hint="eastAsia"/>
          <w:b/>
          <w:color w:val="000000"/>
        </w:rPr>
        <w:t>（</w:t>
      </w:r>
      <w:r w:rsidR="00650705">
        <w:rPr>
          <w:rFonts w:ascii="Arial" w:hAnsi="Arial" w:cs="Arial" w:hint="eastAsia"/>
          <w:b/>
          <w:color w:val="000000"/>
        </w:rPr>
        <w:t xml:space="preserve"> </w:t>
      </w:r>
      <w:r w:rsidR="00650705" w:rsidRPr="00650705">
        <w:rPr>
          <w:rFonts w:ascii="Arial" w:hAnsi="Arial" w:cs="Arial" w:hint="eastAsia"/>
          <w:color w:val="000000"/>
        </w:rPr>
        <w:t>1</w:t>
      </w:r>
      <w:r w:rsidR="00650705">
        <w:rPr>
          <w:rFonts w:ascii="Arial" w:hAnsi="Arial" w:cs="Arial"/>
          <w:b/>
          <w:color w:val="000000"/>
        </w:rPr>
        <w:t xml:space="preserve"> </w:t>
      </w:r>
      <w:r w:rsidR="00650705">
        <w:rPr>
          <w:rFonts w:ascii="Arial" w:hAnsi="Arial" w:cs="Arial" w:hint="eastAsia"/>
          <w:b/>
          <w:color w:val="000000"/>
        </w:rPr>
        <w:t>）</w:t>
      </w:r>
    </w:p>
    <w:p w14:paraId="6A80AFFB" w14:textId="77777777" w:rsidR="00091FA1" w:rsidRPr="000E4442" w:rsidRDefault="004916A4" w:rsidP="00091FA1">
      <w:pPr>
        <w:pStyle w:val="a7"/>
        <w:numPr>
          <w:ilvl w:val="0"/>
          <w:numId w:val="6"/>
        </w:numPr>
        <w:tabs>
          <w:tab w:val="left" w:pos="640"/>
        </w:tabs>
        <w:ind w:firstLineChars="0"/>
        <w:rPr>
          <w:ins w:id="138" w:author="胡群 Qun Hu  (研发总院 AERI)" w:date="2022-08-25T15:55:00Z"/>
          <w:rFonts w:ascii="Arial" w:hAnsi="Arial" w:cs="Arial"/>
          <w:kern w:val="2"/>
          <w:sz w:val="21"/>
          <w:szCs w:val="21"/>
          <w:lang w:val="en-US" w:eastAsia="zh-CN"/>
        </w:rPr>
      </w:pPr>
      <w:r w:rsidRPr="00091FA1">
        <w:rPr>
          <w:rFonts w:ascii="Arial" w:hAnsi="Arial" w:cs="Arial" w:hint="eastAsia"/>
          <w:kern w:val="2"/>
          <w:sz w:val="21"/>
          <w:lang w:val="en-US" w:eastAsia="zh-CN"/>
        </w:rPr>
        <w:t>接收到儿保锁上锁</w:t>
      </w:r>
      <w:r w:rsidR="000E4442" w:rsidRPr="00091FA1">
        <w:rPr>
          <w:rFonts w:ascii="Arial" w:hAnsi="Arial" w:cs="Arial" w:hint="eastAsia"/>
          <w:kern w:val="2"/>
          <w:sz w:val="21"/>
          <w:lang w:val="en-US" w:eastAsia="zh-CN"/>
        </w:rPr>
        <w:t>反馈</w:t>
      </w:r>
      <w:r w:rsidRPr="00091FA1">
        <w:rPr>
          <w:rFonts w:ascii="Arial" w:hAnsi="Arial" w:cs="Arial"/>
          <w:kern w:val="2"/>
          <w:sz w:val="21"/>
          <w:lang w:val="en-US" w:eastAsia="zh-CN"/>
        </w:rPr>
        <w:t>信号</w:t>
      </w:r>
      <w:r w:rsidRPr="00091FA1">
        <w:rPr>
          <w:rFonts w:ascii="Arial" w:hAnsi="Arial" w:cs="Arial" w:hint="eastAsia"/>
          <w:kern w:val="2"/>
          <w:sz w:val="21"/>
          <w:lang w:val="en-US" w:eastAsia="zh-CN"/>
        </w:rPr>
        <w:t>：</w:t>
      </w:r>
    </w:p>
    <w:p w14:paraId="44F0F1FF" w14:textId="77777777" w:rsidR="00091FA1" w:rsidRPr="004916A4" w:rsidRDefault="00091FA1" w:rsidP="00091FA1">
      <w:pPr>
        <w:pStyle w:val="a7"/>
        <w:numPr>
          <w:ilvl w:val="0"/>
          <w:numId w:val="6"/>
        </w:numPr>
        <w:tabs>
          <w:tab w:val="left" w:pos="640"/>
        </w:tabs>
        <w:ind w:firstLineChars="0"/>
        <w:rPr>
          <w:ins w:id="139" w:author="胡群 Qun Hu  (研发总院 AERI)" w:date="2022-08-25T15:55:00Z"/>
          <w:rFonts w:ascii="Arial" w:hAnsi="Arial" w:cs="Arial"/>
          <w:szCs w:val="21"/>
          <w:lang w:eastAsia="zh-CN"/>
        </w:rPr>
      </w:pPr>
      <w:ins w:id="140" w:author="胡群 Qun Hu  (研发总院 AERI)" w:date="2022-08-25T15:55:00Z">
        <w:r w:rsidRPr="000E4442">
          <w:rPr>
            <w:rFonts w:ascii="Arial" w:hAnsi="Arial" w:cs="Arial"/>
            <w:kern w:val="2"/>
            <w:sz w:val="21"/>
            <w:szCs w:val="21"/>
            <w:lang w:val="en-US" w:eastAsia="zh-CN"/>
          </w:rPr>
          <w:t>ChildSafetySts==</w:t>
        </w:r>
        <w:r>
          <w:rPr>
            <w:rFonts w:ascii="Arial" w:hAnsi="Arial" w:cs="Arial"/>
            <w:kern w:val="2"/>
            <w:sz w:val="21"/>
            <w:szCs w:val="21"/>
            <w:lang w:val="en-US" w:eastAsia="zh-CN"/>
          </w:rPr>
          <w:t>0x2</w:t>
        </w:r>
        <w:r>
          <w:rPr>
            <w:rFonts w:ascii="Arial" w:hAnsi="Arial" w:cs="Arial" w:hint="eastAsia"/>
            <w:kern w:val="2"/>
            <w:sz w:val="21"/>
            <w:szCs w:val="21"/>
            <w:lang w:val="en-US" w:eastAsia="zh-CN"/>
          </w:rPr>
          <w:t>：</w:t>
        </w:r>
        <w:r>
          <w:rPr>
            <w:rFonts w:ascii="Arial" w:hAnsi="Arial" w:cs="Arial" w:hint="eastAsia"/>
            <w:kern w:val="2"/>
            <w:sz w:val="21"/>
            <w:szCs w:val="21"/>
            <w:lang w:val="en-US" w:eastAsia="zh-CN"/>
          </w:rPr>
          <w:t>L</w:t>
        </w:r>
        <w:r>
          <w:rPr>
            <w:rFonts w:ascii="Arial" w:hAnsi="Arial" w:cs="Arial"/>
            <w:kern w:val="2"/>
            <w:sz w:val="21"/>
            <w:szCs w:val="21"/>
            <w:lang w:val="en-US" w:eastAsia="zh-CN"/>
          </w:rPr>
          <w:t>ock</w:t>
        </w:r>
        <w:r w:rsidRPr="004916A4">
          <w:rPr>
            <w:rFonts w:ascii="Arial" w:hAnsi="Arial" w:cs="Arial" w:hint="eastAsia"/>
            <w:szCs w:val="21"/>
            <w:lang w:eastAsia="zh-CN"/>
          </w:rPr>
          <w:t>；</w:t>
        </w:r>
      </w:ins>
    </w:p>
    <w:p w14:paraId="7377F44B" w14:textId="19A0B29D" w:rsidR="004916A4" w:rsidRPr="004916A4" w:rsidDel="00091FA1" w:rsidRDefault="00146FE5" w:rsidP="00091FA1">
      <w:pPr>
        <w:tabs>
          <w:tab w:val="left" w:pos="640"/>
        </w:tabs>
        <w:ind w:left="420"/>
        <w:rPr>
          <w:del w:id="141" w:author="胡群 Qun Hu  (研发总院 AERI)" w:date="2022-08-25T15:55:00Z"/>
          <w:rFonts w:ascii="Arial" w:hAnsi="Arial" w:cs="Arial"/>
          <w:szCs w:val="21"/>
        </w:rPr>
      </w:pPr>
      <w:del w:id="142" w:author="胡群 Qun Hu  (研发总院 AERI)" w:date="2022-08-25T15:55:00Z">
        <w:r w:rsidDel="00091FA1">
          <w:delText>BCM_19_ChildInhibitSts ==0x0</w:delText>
        </w:r>
        <w:r w:rsidDel="00091FA1">
          <w:delText>：</w:delText>
        </w:r>
        <w:r w:rsidDel="00091FA1">
          <w:delText>Lock</w:delText>
        </w:r>
        <w:r w:rsidDel="00091FA1">
          <w:delText>；</w:delText>
        </w:r>
      </w:del>
    </w:p>
    <w:p w14:paraId="5BE3E3D8" w14:textId="63EE56EC" w:rsidR="0086508A" w:rsidRPr="00091FA1" w:rsidRDefault="007D5063" w:rsidP="004A6DED">
      <w:pPr>
        <w:pStyle w:val="a7"/>
        <w:numPr>
          <w:ilvl w:val="0"/>
          <w:numId w:val="6"/>
        </w:numPr>
        <w:tabs>
          <w:tab w:val="left" w:pos="640"/>
        </w:tabs>
        <w:ind w:left="420" w:firstLineChars="0"/>
        <w:rPr>
          <w:rFonts w:ascii="Arial" w:hAnsi="Arial" w:cs="Arial"/>
          <w:bCs/>
          <w:color w:val="000000"/>
        </w:rPr>
      </w:pPr>
      <w:r w:rsidRPr="00091FA1">
        <w:rPr>
          <w:rFonts w:ascii="Arial" w:hAnsi="Arial" w:cs="Arial" w:hint="eastAsia"/>
          <w:b/>
          <w:color w:val="000000"/>
        </w:rPr>
        <w:t>执行驱动输出：</w:t>
      </w:r>
      <w:r w:rsidRPr="00091FA1">
        <w:rPr>
          <w:rFonts w:ascii="Arial" w:hAnsi="Arial" w:cs="Arial" w:hint="eastAsia"/>
          <w:bCs/>
          <w:color w:val="000000"/>
        </w:rPr>
        <w:t>( 1</w:t>
      </w:r>
      <w:r w:rsidR="004916A4" w:rsidRPr="00091FA1">
        <w:rPr>
          <w:rFonts w:ascii="Arial" w:hAnsi="Arial" w:cs="Arial"/>
          <w:bCs/>
          <w:color w:val="000000"/>
        </w:rPr>
        <w:t xml:space="preserve"> </w:t>
      </w:r>
      <w:r w:rsidRPr="00091FA1">
        <w:rPr>
          <w:rFonts w:ascii="Arial" w:hAnsi="Arial" w:cs="Arial" w:hint="eastAsia"/>
          <w:bCs/>
          <w:color w:val="000000"/>
        </w:rPr>
        <w:t>)</w:t>
      </w:r>
    </w:p>
    <w:p w14:paraId="50A8C663" w14:textId="77777777" w:rsidR="0086508A" w:rsidRPr="004916A4" w:rsidRDefault="0086508A" w:rsidP="004916A4">
      <w:pPr>
        <w:tabs>
          <w:tab w:val="left" w:pos="640"/>
        </w:tabs>
        <w:ind w:firstLineChars="200" w:firstLine="420"/>
        <w:rPr>
          <w:rFonts w:ascii="Arial" w:hAnsi="Arial" w:cs="Arial"/>
          <w:szCs w:val="21"/>
        </w:rPr>
      </w:pPr>
      <w:r w:rsidRPr="00291FE5">
        <w:rPr>
          <w:rFonts w:asciiTheme="minorEastAsia" w:eastAsiaTheme="minorEastAsia" w:hAnsiTheme="minorEastAsia" w:cs="Arial" w:hint="eastAsia"/>
          <w:szCs w:val="21"/>
        </w:rPr>
        <w:t>1、</w:t>
      </w:r>
      <w:r w:rsidR="004916A4">
        <w:rPr>
          <w:rFonts w:ascii="Arial" w:hAnsi="Arial" w:cs="Arial" w:hint="eastAsia"/>
          <w:szCs w:val="21"/>
        </w:rPr>
        <w:t>屏蔽</w:t>
      </w:r>
      <w:r w:rsidR="004916A4">
        <w:rPr>
          <w:rFonts w:ascii="Arial" w:hAnsi="Arial" w:cs="Arial"/>
          <w:szCs w:val="21"/>
        </w:rPr>
        <w:t>后</w:t>
      </w:r>
      <w:r w:rsidR="004916A4">
        <w:rPr>
          <w:rFonts w:ascii="Arial" w:hAnsi="Arial" w:cs="Arial" w:hint="eastAsia"/>
          <w:szCs w:val="21"/>
        </w:rPr>
        <w:t>侧内部</w:t>
      </w:r>
      <w:r w:rsidR="004916A4">
        <w:rPr>
          <w:rFonts w:ascii="Arial" w:hAnsi="Arial" w:cs="Arial"/>
          <w:szCs w:val="21"/>
        </w:rPr>
        <w:t>车门</w:t>
      </w:r>
      <w:r w:rsidR="004916A4">
        <w:rPr>
          <w:rFonts w:ascii="Arial" w:hAnsi="Arial" w:cs="Arial" w:hint="eastAsia"/>
          <w:szCs w:val="21"/>
        </w:rPr>
        <w:t>电释放</w:t>
      </w:r>
      <w:r w:rsidR="004916A4">
        <w:rPr>
          <w:rFonts w:ascii="Arial" w:hAnsi="Arial" w:cs="Arial"/>
          <w:szCs w:val="21"/>
        </w:rPr>
        <w:t>功能</w:t>
      </w:r>
      <w:r w:rsidR="004916A4">
        <w:rPr>
          <w:rFonts w:ascii="Arial" w:hAnsi="Arial" w:cs="Arial" w:hint="eastAsia"/>
          <w:szCs w:val="21"/>
        </w:rPr>
        <w:t>；</w:t>
      </w:r>
    </w:p>
    <w:p w14:paraId="5C5BDEAB" w14:textId="21B4CD81" w:rsidR="007D5063" w:rsidRPr="0033113E" w:rsidRDefault="007D5063" w:rsidP="00C271DF">
      <w:pPr>
        <w:outlineLvl w:val="3"/>
        <w:rPr>
          <w:rFonts w:ascii="Arial" w:hAnsi="Arial" w:cs="Arial"/>
          <w:b/>
          <w:color w:val="000000"/>
        </w:rPr>
      </w:pPr>
      <w:r w:rsidRPr="0033113E">
        <w:rPr>
          <w:rFonts w:ascii="Arial" w:hAnsi="Arial" w:cs="Arial" w:hint="eastAsia"/>
          <w:b/>
          <w:color w:val="000000"/>
        </w:rPr>
        <w:t>4.1.</w:t>
      </w:r>
      <w:r w:rsidR="008327E6">
        <w:rPr>
          <w:rFonts w:ascii="Arial" w:hAnsi="Arial" w:cs="Arial"/>
          <w:b/>
          <w:color w:val="000000"/>
        </w:rPr>
        <w:t>5</w:t>
      </w:r>
      <w:r w:rsidRPr="0033113E">
        <w:rPr>
          <w:rFonts w:ascii="Arial" w:hAnsi="Arial" w:cs="Arial" w:hint="eastAsia"/>
          <w:b/>
          <w:color w:val="000000"/>
        </w:rPr>
        <w:t>.</w:t>
      </w:r>
      <w:r w:rsidR="00C271DF">
        <w:rPr>
          <w:rFonts w:ascii="Arial" w:hAnsi="Arial" w:cs="Arial" w:hint="eastAsia"/>
          <w:b/>
          <w:color w:val="000000"/>
        </w:rPr>
        <w:t>6</w:t>
      </w:r>
      <w:r w:rsidR="000B0F46">
        <w:rPr>
          <w:rFonts w:ascii="Arial" w:hAnsi="Arial" w:cs="Arial" w:hint="eastAsia"/>
          <w:b/>
          <w:color w:val="000000"/>
        </w:rPr>
        <w:t>接收到车速信号</w:t>
      </w:r>
      <w:r w:rsidR="000B0F46">
        <w:rPr>
          <w:rFonts w:ascii="Arial" w:hAnsi="Arial" w:cs="Arial"/>
          <w:b/>
          <w:color w:val="000000"/>
        </w:rPr>
        <w:t>，屏蔽电动释放</w:t>
      </w:r>
    </w:p>
    <w:p w14:paraId="4B7A34B7" w14:textId="77777777" w:rsidR="007D5063" w:rsidRPr="007D5063" w:rsidRDefault="007D5063" w:rsidP="007D5063">
      <w:pPr>
        <w:spacing w:beforeLines="50" w:before="156"/>
        <w:ind w:firstLineChars="200" w:firstLine="422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前置条件：</w:t>
      </w:r>
      <w:r>
        <w:rPr>
          <w:rFonts w:ascii="Arial" w:hAnsi="Arial" w:cs="Arial" w:hint="eastAsia"/>
          <w:bCs/>
          <w:color w:val="000000"/>
        </w:rPr>
        <w:t>( 1&amp;2 )</w:t>
      </w:r>
    </w:p>
    <w:p w14:paraId="2A452E38" w14:textId="77777777" w:rsidR="00C271DF" w:rsidRPr="00C271DF" w:rsidRDefault="00C271DF" w:rsidP="00C271DF">
      <w:pPr>
        <w:ind w:firstLine="420"/>
        <w:rPr>
          <w:rFonts w:asciiTheme="minorEastAsia" w:eastAsiaTheme="minorEastAsia" w:hAnsiTheme="minorEastAsia" w:cs="Arial"/>
          <w:szCs w:val="21"/>
        </w:rPr>
      </w:pPr>
      <w:r w:rsidRPr="00C271DF">
        <w:rPr>
          <w:rFonts w:asciiTheme="minorEastAsia" w:eastAsiaTheme="minorEastAsia" w:hAnsiTheme="minorEastAsia" w:cs="Arial" w:hint="eastAsia"/>
          <w:szCs w:val="21"/>
        </w:rPr>
        <w:t>1、电源模式：</w:t>
      </w:r>
      <w:r w:rsidR="000B0F46">
        <w:rPr>
          <w:rFonts w:ascii="Arial" w:hAnsi="Arial" w:cs="Arial" w:hint="eastAsia"/>
          <w:szCs w:val="21"/>
        </w:rPr>
        <w:t>ON</w:t>
      </w:r>
      <w:r w:rsidR="000B0F46">
        <w:rPr>
          <w:rFonts w:ascii="Arial" w:hAnsi="Arial" w:cs="Arial" w:hint="eastAsia"/>
          <w:szCs w:val="21"/>
        </w:rPr>
        <w:t>、</w:t>
      </w:r>
      <w:r w:rsidR="000B0F46">
        <w:rPr>
          <w:rFonts w:ascii="Arial" w:hAnsi="Arial" w:cs="Arial" w:hint="eastAsia"/>
          <w:szCs w:val="21"/>
        </w:rPr>
        <w:t>CRANK</w:t>
      </w:r>
      <w:r w:rsidR="000B0F46">
        <w:rPr>
          <w:rFonts w:ascii="Arial" w:hAnsi="Arial" w:cs="Arial" w:hint="eastAsia"/>
          <w:szCs w:val="21"/>
        </w:rPr>
        <w:t>、</w:t>
      </w:r>
      <w:r w:rsidR="000B0F46">
        <w:rPr>
          <w:rFonts w:ascii="Arial" w:hAnsi="Arial" w:cs="Arial" w:hint="eastAsia"/>
          <w:szCs w:val="21"/>
        </w:rPr>
        <w:t>R</w:t>
      </w:r>
      <w:r w:rsidR="000B0F46">
        <w:rPr>
          <w:rFonts w:ascii="Arial" w:hAnsi="Arial" w:cs="Arial"/>
          <w:szCs w:val="21"/>
        </w:rPr>
        <w:t>unning</w:t>
      </w:r>
      <w:r w:rsidRPr="00C271DF">
        <w:rPr>
          <w:rFonts w:asciiTheme="minorEastAsia" w:eastAsiaTheme="minorEastAsia" w:hAnsiTheme="minorEastAsia" w:cs="Arial"/>
          <w:szCs w:val="21"/>
        </w:rPr>
        <w:t>；</w:t>
      </w:r>
    </w:p>
    <w:p w14:paraId="3B0AD6BD" w14:textId="40765826" w:rsidR="000B0F46" w:rsidRPr="00057247" w:rsidRDefault="00C271DF" w:rsidP="000B0F46">
      <w:pPr>
        <w:widowControl/>
        <w:tabs>
          <w:tab w:val="left" w:pos="630"/>
        </w:tabs>
        <w:ind w:left="425"/>
        <w:jc w:val="left"/>
        <w:rPr>
          <w:rFonts w:ascii="Arial" w:hAnsi="Arial" w:cs="Arial"/>
        </w:rPr>
      </w:pPr>
      <w:r w:rsidRPr="00C271DF">
        <w:rPr>
          <w:rFonts w:asciiTheme="minorEastAsia" w:eastAsiaTheme="minorEastAsia" w:hAnsiTheme="minorEastAsia" w:cs="Arial" w:hint="eastAsia"/>
          <w:szCs w:val="21"/>
        </w:rPr>
        <w:t>2、</w:t>
      </w:r>
      <w:r w:rsidR="000B0F46">
        <w:rPr>
          <w:rFonts w:ascii="Arial" w:hAnsi="Arial" w:cs="Arial" w:hint="eastAsia"/>
        </w:rPr>
        <w:t>车辆模式；</w:t>
      </w:r>
      <w:r w:rsidR="00057247">
        <w:rPr>
          <w:rFonts w:asciiTheme="minorEastAsia" w:eastAsiaTheme="minorEastAsia" w:hAnsiTheme="minorEastAsia" w:cs="Arial" w:hint="eastAsia"/>
          <w:szCs w:val="21"/>
        </w:rPr>
        <w:t>运输</w:t>
      </w:r>
      <w:r w:rsidR="00057247">
        <w:rPr>
          <w:rFonts w:asciiTheme="minorEastAsia" w:eastAsiaTheme="minorEastAsia" w:hAnsiTheme="minorEastAsia" w:cs="Arial"/>
          <w:szCs w:val="21"/>
        </w:rPr>
        <w:t>模式除外</w:t>
      </w:r>
      <w:r w:rsidR="000B0F46">
        <w:rPr>
          <w:rFonts w:ascii="Arial" w:hAnsi="Arial" w:cs="Arial" w:hint="eastAsia"/>
        </w:rPr>
        <w:t>；</w:t>
      </w:r>
    </w:p>
    <w:p w14:paraId="29DCD393" w14:textId="77777777" w:rsidR="007D5063" w:rsidRDefault="007D5063" w:rsidP="007D5063">
      <w:pPr>
        <w:spacing w:beforeLines="50" w:before="156"/>
        <w:ind w:firstLineChars="200" w:firstLine="422"/>
        <w:rPr>
          <w:rFonts w:ascii="Arial" w:hAnsi="Arial" w:cs="Arial"/>
          <w:b/>
          <w:color w:val="000000"/>
        </w:rPr>
      </w:pPr>
      <w:r>
        <w:rPr>
          <w:rFonts w:ascii="Arial" w:hAnsi="Arial" w:cs="Arial" w:hint="eastAsia"/>
          <w:b/>
          <w:color w:val="000000"/>
        </w:rPr>
        <w:t>触发条件：</w:t>
      </w:r>
      <w:r w:rsidR="000B0F46">
        <w:rPr>
          <w:rFonts w:ascii="Arial" w:hAnsi="Arial" w:cs="Arial" w:hint="eastAsia"/>
          <w:b/>
          <w:color w:val="000000"/>
        </w:rPr>
        <w:t>（</w:t>
      </w:r>
      <w:r w:rsidR="000B0F46" w:rsidRPr="00650705">
        <w:rPr>
          <w:rFonts w:ascii="Arial" w:hAnsi="Arial" w:cs="Arial" w:hint="eastAsia"/>
          <w:color w:val="000000"/>
        </w:rPr>
        <w:t>1</w:t>
      </w:r>
      <w:r w:rsidR="000B0F46">
        <w:rPr>
          <w:rFonts w:ascii="Arial" w:hAnsi="Arial" w:cs="Arial" w:hint="eastAsia"/>
          <w:b/>
          <w:color w:val="000000"/>
        </w:rPr>
        <w:t>）</w:t>
      </w:r>
    </w:p>
    <w:p w14:paraId="17AD69C0" w14:textId="7FE53C66" w:rsidR="007D5063" w:rsidRPr="000B0F46" w:rsidRDefault="007D5063" w:rsidP="000B0F46">
      <w:pPr>
        <w:tabs>
          <w:tab w:val="left" w:pos="640"/>
        </w:tabs>
        <w:ind w:firstLineChars="200" w:firstLine="420"/>
        <w:rPr>
          <w:rFonts w:ascii="Arial" w:hAnsi="Arial" w:cs="Arial"/>
          <w:szCs w:val="21"/>
        </w:rPr>
      </w:pPr>
      <w:r w:rsidRPr="00C271DF">
        <w:rPr>
          <w:rFonts w:asciiTheme="minorEastAsia" w:eastAsiaTheme="minorEastAsia" w:hAnsiTheme="minorEastAsia" w:cs="Arial" w:hint="eastAsia"/>
          <w:szCs w:val="21"/>
        </w:rPr>
        <w:t>1、</w:t>
      </w:r>
      <w:r w:rsidR="000B0F46">
        <w:rPr>
          <w:rFonts w:ascii="Arial" w:hAnsi="Arial" w:cs="Arial" w:hint="eastAsia"/>
          <w:szCs w:val="21"/>
        </w:rPr>
        <w:t>车速≥</w:t>
      </w:r>
      <w:r w:rsidR="00AE1DC8">
        <w:rPr>
          <w:rFonts w:ascii="Arial" w:hAnsi="Arial" w:cs="Arial"/>
          <w:szCs w:val="21"/>
        </w:rPr>
        <w:t>5</w:t>
      </w:r>
      <w:r w:rsidR="000B0F46">
        <w:rPr>
          <w:rFonts w:ascii="Arial" w:hAnsi="Arial" w:cs="Arial"/>
          <w:szCs w:val="21"/>
        </w:rPr>
        <w:t xml:space="preserve"> </w:t>
      </w:r>
      <w:r w:rsidR="000B0F46">
        <w:rPr>
          <w:rFonts w:ascii="Arial" w:hAnsi="Arial" w:cs="Arial" w:hint="eastAsia"/>
          <w:szCs w:val="21"/>
        </w:rPr>
        <w:t>K</w:t>
      </w:r>
      <w:r w:rsidR="000B0F46">
        <w:rPr>
          <w:rFonts w:ascii="Arial" w:hAnsi="Arial" w:cs="Arial"/>
          <w:szCs w:val="21"/>
        </w:rPr>
        <w:t>m/h</w:t>
      </w:r>
      <w:r w:rsidR="000B0F46" w:rsidRPr="008E46A1">
        <w:rPr>
          <w:rFonts w:ascii="Arial" w:hAnsi="Arial" w:cs="Arial" w:hint="eastAsia"/>
          <w:szCs w:val="21"/>
        </w:rPr>
        <w:t>；</w:t>
      </w:r>
    </w:p>
    <w:p w14:paraId="72BE98D4" w14:textId="77777777" w:rsidR="007D5063" w:rsidRDefault="007D5063" w:rsidP="007D5063">
      <w:pPr>
        <w:spacing w:beforeLines="50" w:before="156"/>
        <w:ind w:firstLineChars="200" w:firstLine="422"/>
        <w:rPr>
          <w:rFonts w:ascii="Arial" w:hAnsi="Arial" w:cs="Arial"/>
          <w:bCs/>
          <w:color w:val="000000"/>
        </w:rPr>
      </w:pPr>
      <w:r>
        <w:rPr>
          <w:rFonts w:ascii="Arial" w:hAnsi="Arial" w:cs="Arial" w:hint="eastAsia"/>
          <w:b/>
          <w:color w:val="000000"/>
        </w:rPr>
        <w:t>执行驱动输出：</w:t>
      </w:r>
      <w:r>
        <w:rPr>
          <w:rFonts w:ascii="Arial" w:hAnsi="Arial" w:cs="Arial" w:hint="eastAsia"/>
          <w:bCs/>
          <w:color w:val="000000"/>
        </w:rPr>
        <w:t>( 1</w:t>
      </w:r>
      <w:r w:rsidR="00BB43B9">
        <w:rPr>
          <w:rFonts w:ascii="Arial" w:hAnsi="Arial" w:cs="Arial"/>
          <w:bCs/>
          <w:color w:val="000000"/>
        </w:rPr>
        <w:t xml:space="preserve"> </w:t>
      </w:r>
      <w:r>
        <w:rPr>
          <w:rFonts w:ascii="Arial" w:hAnsi="Arial" w:cs="Arial" w:hint="eastAsia"/>
          <w:bCs/>
          <w:color w:val="000000"/>
        </w:rPr>
        <w:t>)</w:t>
      </w:r>
    </w:p>
    <w:p w14:paraId="14F9F20E" w14:textId="77777777" w:rsidR="000B0F46" w:rsidRDefault="000B0F46" w:rsidP="00D74308">
      <w:pPr>
        <w:pStyle w:val="a7"/>
        <w:numPr>
          <w:ilvl w:val="0"/>
          <w:numId w:val="7"/>
        </w:numPr>
        <w:ind w:firstLineChars="0"/>
        <w:rPr>
          <w:rFonts w:ascii="Arial" w:hAnsi="Arial" w:cs="Arial"/>
          <w:szCs w:val="21"/>
          <w:lang w:eastAsia="zh-CN"/>
        </w:rPr>
      </w:pPr>
      <w:r w:rsidRPr="000C2926">
        <w:rPr>
          <w:rFonts w:ascii="Arial" w:hAnsi="Arial" w:cs="Arial" w:hint="eastAsia"/>
          <w:kern w:val="2"/>
          <w:sz w:val="21"/>
          <w:lang w:val="en-US" w:eastAsia="zh-CN"/>
        </w:rPr>
        <w:t>屏蔽内外</w:t>
      </w:r>
      <w:r w:rsidRPr="000C2926">
        <w:rPr>
          <w:rFonts w:ascii="Arial" w:hAnsi="Arial" w:cs="Arial"/>
          <w:kern w:val="2"/>
          <w:sz w:val="21"/>
          <w:lang w:val="en-US" w:eastAsia="zh-CN"/>
        </w:rPr>
        <w:t>电释放开关使能信号</w:t>
      </w:r>
      <w:r w:rsidRPr="000C2926">
        <w:rPr>
          <w:rFonts w:ascii="Arial" w:hAnsi="Arial" w:cs="Arial" w:hint="eastAsia"/>
          <w:kern w:val="2"/>
          <w:sz w:val="21"/>
          <w:lang w:val="en-US" w:eastAsia="zh-CN"/>
        </w:rPr>
        <w:t>；</w:t>
      </w:r>
    </w:p>
    <w:p w14:paraId="360ACA3F" w14:textId="6B2D6577" w:rsidR="001F5C5B" w:rsidRPr="00456010" w:rsidDel="00442AA8" w:rsidRDefault="001F5C5B" w:rsidP="001F5C5B">
      <w:pPr>
        <w:outlineLvl w:val="3"/>
        <w:rPr>
          <w:del w:id="143" w:author="胡群 Qun Hu  (研发总院 AERI)" w:date="2022-12-03T19:13:00Z"/>
          <w:rFonts w:ascii="Arial" w:hAnsi="Arial" w:cs="Arial"/>
          <w:b/>
          <w:color w:val="000000"/>
        </w:rPr>
      </w:pPr>
      <w:del w:id="144" w:author="胡群 Qun Hu  (研发总院 AERI)" w:date="2022-12-03T19:13:00Z">
        <w:r w:rsidRPr="0033113E" w:rsidDel="00442AA8">
          <w:rPr>
            <w:rFonts w:ascii="Arial" w:hAnsi="Arial" w:cs="Arial" w:hint="eastAsia"/>
            <w:b/>
            <w:color w:val="000000"/>
          </w:rPr>
          <w:delText>4.1.</w:delText>
        </w:r>
        <w:r w:rsidDel="00442AA8">
          <w:rPr>
            <w:rFonts w:ascii="Arial" w:hAnsi="Arial" w:cs="Arial"/>
            <w:b/>
            <w:color w:val="000000"/>
          </w:rPr>
          <w:delText>5</w:delText>
        </w:r>
        <w:r w:rsidRPr="0033113E" w:rsidDel="00442AA8">
          <w:rPr>
            <w:rFonts w:ascii="Arial" w:hAnsi="Arial" w:cs="Arial" w:hint="eastAsia"/>
            <w:b/>
            <w:color w:val="000000"/>
          </w:rPr>
          <w:delText>.</w:delText>
        </w:r>
        <w:r w:rsidDel="00442AA8">
          <w:rPr>
            <w:rFonts w:ascii="Arial" w:hAnsi="Arial" w:cs="Arial"/>
            <w:b/>
            <w:color w:val="000000"/>
          </w:rPr>
          <w:delText>7</w:delText>
        </w:r>
        <w:r w:rsidR="00456010" w:rsidDel="00442AA8">
          <w:rPr>
            <w:rFonts w:ascii="Arial" w:hAnsi="Arial" w:cs="Arial" w:hint="eastAsia"/>
            <w:b/>
            <w:color w:val="000000"/>
          </w:rPr>
          <w:delText>运输</w:delText>
        </w:r>
        <w:r w:rsidR="00456010" w:rsidDel="00442AA8">
          <w:rPr>
            <w:rFonts w:ascii="Arial" w:hAnsi="Arial" w:cs="Arial"/>
            <w:b/>
            <w:color w:val="000000"/>
          </w:rPr>
          <w:delText>模式下</w:delText>
        </w:r>
        <w:r w:rsidDel="00442AA8">
          <w:rPr>
            <w:rFonts w:ascii="Arial" w:hAnsi="Arial" w:cs="Arial"/>
            <w:b/>
            <w:color w:val="000000"/>
          </w:rPr>
          <w:delText>，屏蔽电动释放</w:delText>
        </w:r>
      </w:del>
    </w:p>
    <w:p w14:paraId="33174A9A" w14:textId="5DB120A2" w:rsidR="001F5C5B" w:rsidRPr="005B1113" w:rsidDel="00442AA8" w:rsidRDefault="001F5C5B" w:rsidP="001F5C5B">
      <w:pPr>
        <w:spacing w:beforeLines="50" w:before="156"/>
        <w:ind w:firstLineChars="200" w:firstLine="422"/>
        <w:rPr>
          <w:del w:id="145" w:author="胡群 Qun Hu  (研发总院 AERI)" w:date="2022-12-03T19:13:00Z"/>
          <w:rFonts w:ascii="Arial" w:hAnsi="Arial" w:cs="Arial"/>
          <w:b/>
        </w:rPr>
      </w:pPr>
      <w:del w:id="146" w:author="胡群 Qun Hu  (研发总院 AERI)" w:date="2022-12-03T19:13:00Z">
        <w:r w:rsidRPr="005B1113" w:rsidDel="00442AA8">
          <w:rPr>
            <w:rFonts w:ascii="Arial" w:hAnsi="Arial" w:cs="Arial"/>
            <w:b/>
          </w:rPr>
          <w:delText>前置条件：</w:delText>
        </w:r>
        <w:r w:rsidRPr="005B1113" w:rsidDel="00442AA8">
          <w:rPr>
            <w:rFonts w:ascii="Arial" w:hAnsi="Arial" w:cs="Arial"/>
          </w:rPr>
          <w:delText xml:space="preserve">( </w:delText>
        </w:r>
        <w:r w:rsidDel="00442AA8">
          <w:rPr>
            <w:rFonts w:ascii="Arial" w:hAnsi="Arial" w:cs="Arial"/>
          </w:rPr>
          <w:delText>1</w:delText>
        </w:r>
        <w:r w:rsidR="004D2CA4" w:rsidDel="00442AA8">
          <w:rPr>
            <w:rFonts w:ascii="Arial" w:hAnsi="Arial" w:cs="Arial"/>
          </w:rPr>
          <w:delText xml:space="preserve"> </w:delText>
        </w:r>
        <w:r w:rsidRPr="005B1113" w:rsidDel="00442AA8">
          <w:rPr>
            <w:rFonts w:ascii="Arial" w:hAnsi="Arial" w:cs="Arial"/>
          </w:rPr>
          <w:delText>)</w:delText>
        </w:r>
      </w:del>
    </w:p>
    <w:p w14:paraId="1F95D302" w14:textId="1F8D2DAF" w:rsidR="001F5C5B" w:rsidRPr="005B1113" w:rsidDel="00442AA8" w:rsidRDefault="001F5C5B" w:rsidP="001F5C5B">
      <w:pPr>
        <w:widowControl/>
        <w:tabs>
          <w:tab w:val="left" w:pos="630"/>
        </w:tabs>
        <w:ind w:left="425"/>
        <w:jc w:val="left"/>
        <w:rPr>
          <w:del w:id="147" w:author="胡群 Qun Hu  (研发总院 AERI)" w:date="2022-12-03T19:13:00Z"/>
          <w:rFonts w:ascii="Arial" w:hAnsi="Arial" w:cs="Arial"/>
        </w:rPr>
      </w:pPr>
      <w:del w:id="148" w:author="胡群 Qun Hu  (研发总院 AERI)" w:date="2022-12-03T19:13:00Z">
        <w:r w:rsidDel="00442AA8">
          <w:rPr>
            <w:rFonts w:ascii="Arial" w:hAnsi="Arial" w:cs="Arial" w:hint="eastAsia"/>
          </w:rPr>
          <w:delText>1</w:delText>
        </w:r>
        <w:r w:rsidDel="00442AA8">
          <w:rPr>
            <w:rFonts w:ascii="Arial" w:hAnsi="Arial" w:cs="Arial" w:hint="eastAsia"/>
          </w:rPr>
          <w:delText>、</w:delText>
        </w:r>
        <w:r w:rsidRPr="005B1113" w:rsidDel="00442AA8">
          <w:rPr>
            <w:rFonts w:ascii="Arial" w:hAnsi="Arial" w:cs="Arial"/>
          </w:rPr>
          <w:delText>电源模式：</w:delText>
        </w:r>
        <w:r w:rsidDel="00442AA8">
          <w:rPr>
            <w:rFonts w:ascii="Arial" w:hAnsi="Arial" w:cs="Arial" w:hint="eastAsia"/>
          </w:rPr>
          <w:delText>OFF</w:delText>
        </w:r>
        <w:r w:rsidDel="00442AA8">
          <w:rPr>
            <w:rFonts w:ascii="Arial" w:hAnsi="Arial" w:cs="Arial" w:hint="eastAsia"/>
          </w:rPr>
          <w:delText>、</w:delText>
        </w:r>
        <w:r w:rsidDel="00442AA8">
          <w:rPr>
            <w:rFonts w:ascii="Arial" w:hAnsi="Arial" w:cs="Arial" w:hint="eastAsia"/>
          </w:rPr>
          <w:delText>ACC</w:delText>
        </w:r>
        <w:r w:rsidDel="00442AA8">
          <w:rPr>
            <w:rFonts w:ascii="Arial" w:hAnsi="Arial" w:cs="Arial" w:hint="eastAsia"/>
          </w:rPr>
          <w:delText>、</w:delText>
        </w:r>
        <w:r w:rsidDel="00442AA8">
          <w:rPr>
            <w:rFonts w:ascii="Arial" w:hAnsi="Arial" w:cs="Arial" w:hint="eastAsia"/>
            <w:szCs w:val="21"/>
          </w:rPr>
          <w:delText>ON</w:delText>
        </w:r>
        <w:r w:rsidDel="00442AA8">
          <w:rPr>
            <w:rFonts w:ascii="Arial" w:hAnsi="Arial" w:cs="Arial" w:hint="eastAsia"/>
            <w:szCs w:val="21"/>
          </w:rPr>
          <w:delText>、</w:delText>
        </w:r>
        <w:r w:rsidDel="00442AA8">
          <w:rPr>
            <w:rFonts w:ascii="Arial" w:hAnsi="Arial" w:cs="Arial" w:hint="eastAsia"/>
            <w:szCs w:val="21"/>
          </w:rPr>
          <w:delText>CRANK</w:delText>
        </w:r>
        <w:r w:rsidDel="00442AA8">
          <w:rPr>
            <w:rFonts w:ascii="Arial" w:hAnsi="Arial" w:cs="Arial" w:hint="eastAsia"/>
            <w:szCs w:val="21"/>
          </w:rPr>
          <w:delText>、</w:delText>
        </w:r>
        <w:r w:rsidDel="00442AA8">
          <w:rPr>
            <w:rFonts w:ascii="Arial" w:hAnsi="Arial" w:cs="Arial" w:hint="eastAsia"/>
            <w:szCs w:val="21"/>
          </w:rPr>
          <w:delText>R</w:delText>
        </w:r>
        <w:r w:rsidDel="00442AA8">
          <w:rPr>
            <w:rFonts w:ascii="Arial" w:hAnsi="Arial" w:cs="Arial"/>
            <w:szCs w:val="21"/>
          </w:rPr>
          <w:delText>unning</w:delText>
        </w:r>
        <w:r w:rsidRPr="005B1113" w:rsidDel="00442AA8">
          <w:rPr>
            <w:rFonts w:ascii="Arial" w:hAnsi="Arial" w:cs="Arial"/>
          </w:rPr>
          <w:delText>；</w:delText>
        </w:r>
      </w:del>
    </w:p>
    <w:p w14:paraId="51CCBE21" w14:textId="789AA91F" w:rsidR="001F5C5B" w:rsidRPr="005B1113" w:rsidDel="00442AA8" w:rsidRDefault="001F5C5B" w:rsidP="001F5C5B">
      <w:pPr>
        <w:spacing w:beforeLines="50" w:before="156"/>
        <w:ind w:firstLineChars="200" w:firstLine="422"/>
        <w:rPr>
          <w:del w:id="149" w:author="胡群 Qun Hu  (研发总院 AERI)" w:date="2022-12-03T19:13:00Z"/>
          <w:rFonts w:ascii="Arial" w:hAnsi="Arial" w:cs="Arial"/>
          <w:b/>
        </w:rPr>
      </w:pPr>
      <w:del w:id="150" w:author="胡群 Qun Hu  (研发总院 AERI)" w:date="2022-12-03T19:13:00Z">
        <w:r w:rsidRPr="005B1113" w:rsidDel="00442AA8">
          <w:rPr>
            <w:rFonts w:ascii="Arial" w:hAnsi="Arial" w:cs="Arial" w:hint="eastAsia"/>
            <w:b/>
          </w:rPr>
          <w:delText>触发条件：</w:delText>
        </w:r>
        <w:r w:rsidRPr="005B1113" w:rsidDel="00442AA8">
          <w:rPr>
            <w:rFonts w:ascii="Arial" w:hAnsi="Arial" w:cs="Arial" w:hint="eastAsia"/>
            <w:bCs/>
          </w:rPr>
          <w:delText xml:space="preserve">( </w:delText>
        </w:r>
        <w:r w:rsidR="004D2CA4" w:rsidDel="00442AA8">
          <w:rPr>
            <w:rFonts w:ascii="Arial" w:hAnsi="Arial" w:cs="Arial"/>
            <w:bCs/>
          </w:rPr>
          <w:delText>1</w:delText>
        </w:r>
        <w:r w:rsidRPr="005B1113" w:rsidDel="00442AA8">
          <w:rPr>
            <w:rFonts w:ascii="Arial" w:hAnsi="Arial" w:cs="Arial" w:hint="eastAsia"/>
            <w:bCs/>
          </w:rPr>
          <w:delText xml:space="preserve"> </w:delText>
        </w:r>
        <w:r w:rsidR="00C4028C" w:rsidDel="00442AA8">
          <w:rPr>
            <w:rFonts w:ascii="Arial" w:hAnsi="Arial" w:cs="Arial"/>
            <w:bCs/>
          </w:rPr>
          <w:delText>| 2</w:delText>
        </w:r>
        <w:r w:rsidRPr="005B1113" w:rsidDel="00442AA8">
          <w:rPr>
            <w:rFonts w:ascii="Arial" w:hAnsi="Arial" w:cs="Arial" w:hint="eastAsia"/>
            <w:bCs/>
          </w:rPr>
          <w:delText>)</w:delText>
        </w:r>
      </w:del>
    </w:p>
    <w:p w14:paraId="36A6DFFD" w14:textId="7769572E" w:rsidR="001F5C5B" w:rsidRPr="00456010" w:rsidDel="00442AA8" w:rsidRDefault="001F5C5B" w:rsidP="00456010">
      <w:pPr>
        <w:pStyle w:val="a7"/>
        <w:numPr>
          <w:ilvl w:val="0"/>
          <w:numId w:val="32"/>
        </w:numPr>
        <w:tabs>
          <w:tab w:val="left" w:pos="640"/>
        </w:tabs>
        <w:ind w:firstLineChars="0"/>
        <w:rPr>
          <w:del w:id="151" w:author="胡群 Qun Hu  (研发总院 AERI)" w:date="2022-12-03T19:13:00Z"/>
          <w:rFonts w:ascii="Arial" w:hAnsi="Arial" w:cs="Arial"/>
          <w:kern w:val="2"/>
          <w:sz w:val="21"/>
          <w:lang w:val="en-US" w:eastAsia="zh-CN"/>
        </w:rPr>
      </w:pPr>
      <w:del w:id="152" w:author="胡群 Qun Hu  (研发总院 AERI)" w:date="2022-12-03T19:13:00Z">
        <w:r w:rsidRPr="00456010" w:rsidDel="00442AA8">
          <w:rPr>
            <w:rFonts w:ascii="Arial" w:hAnsi="Arial" w:cs="Arial" w:hint="eastAsia"/>
            <w:kern w:val="2"/>
            <w:sz w:val="21"/>
            <w:lang w:val="en-US" w:eastAsia="zh-CN"/>
          </w:rPr>
          <w:delText>进入运输</w:delText>
        </w:r>
        <w:r w:rsidRPr="00456010" w:rsidDel="00442AA8">
          <w:rPr>
            <w:rFonts w:ascii="Arial" w:hAnsi="Arial" w:cs="Arial"/>
            <w:kern w:val="2"/>
            <w:sz w:val="21"/>
            <w:lang w:val="en-US" w:eastAsia="zh-CN"/>
          </w:rPr>
          <w:delText>模式</w:delText>
        </w:r>
        <w:r w:rsidR="00456010" w:rsidRPr="00456010" w:rsidDel="00442AA8">
          <w:rPr>
            <w:rFonts w:ascii="Arial" w:hAnsi="Arial" w:cs="Arial" w:hint="eastAsia"/>
            <w:kern w:val="2"/>
            <w:sz w:val="21"/>
            <w:lang w:val="en-US" w:eastAsia="zh-CN"/>
          </w:rPr>
          <w:delText>：</w:delText>
        </w:r>
        <w:r w:rsidR="00456010" w:rsidRPr="00456010" w:rsidDel="00442AA8">
          <w:rPr>
            <w:rFonts w:ascii="Arial" w:hAnsi="Arial" w:cs="Arial"/>
            <w:kern w:val="2"/>
            <w:sz w:val="21"/>
            <w:lang w:val="en-US" w:eastAsia="zh-CN"/>
          </w:rPr>
          <w:delText>SlaveVehMod=0</w:delText>
        </w:r>
        <w:r w:rsidR="00456010" w:rsidRPr="00456010" w:rsidDel="00442AA8">
          <w:rPr>
            <w:rFonts w:ascii="Arial" w:hAnsi="Arial" w:cs="Arial" w:hint="eastAsia"/>
            <w:kern w:val="2"/>
            <w:sz w:val="21"/>
            <w:lang w:val="en-US" w:eastAsia="zh-CN"/>
          </w:rPr>
          <w:delText>x1</w:delText>
        </w:r>
        <w:r w:rsidRPr="00456010" w:rsidDel="00442AA8">
          <w:rPr>
            <w:rFonts w:ascii="Arial" w:hAnsi="Arial" w:cs="Arial" w:hint="eastAsia"/>
            <w:kern w:val="2"/>
            <w:sz w:val="21"/>
            <w:lang w:val="en-US" w:eastAsia="zh-CN"/>
          </w:rPr>
          <w:delText>；</w:delText>
        </w:r>
      </w:del>
    </w:p>
    <w:p w14:paraId="378C8CB4" w14:textId="7F324890" w:rsidR="00456010" w:rsidRPr="00456010" w:rsidDel="00442AA8" w:rsidRDefault="00456010" w:rsidP="00456010">
      <w:pPr>
        <w:pStyle w:val="a7"/>
        <w:numPr>
          <w:ilvl w:val="0"/>
          <w:numId w:val="32"/>
        </w:numPr>
        <w:tabs>
          <w:tab w:val="left" w:pos="640"/>
        </w:tabs>
        <w:ind w:firstLineChars="0"/>
        <w:rPr>
          <w:del w:id="153" w:author="胡群 Qun Hu  (研发总院 AERI)" w:date="2022-12-03T19:13:00Z"/>
          <w:rFonts w:ascii="Arial" w:hAnsi="Arial" w:cs="Arial"/>
          <w:kern w:val="2"/>
          <w:sz w:val="21"/>
          <w:lang w:val="en-US" w:eastAsia="zh-CN"/>
        </w:rPr>
      </w:pPr>
      <w:del w:id="154" w:author="胡群 Qun Hu  (研发总院 AERI)" w:date="2022-12-03T19:13:00Z">
        <w:r w:rsidRPr="00456010" w:rsidDel="00442AA8">
          <w:rPr>
            <w:rFonts w:ascii="Arial" w:hAnsi="Arial" w:cs="Arial" w:hint="eastAsia"/>
            <w:kern w:val="2"/>
            <w:sz w:val="21"/>
            <w:lang w:val="en-US" w:eastAsia="zh-CN"/>
          </w:rPr>
          <w:delText>进入运输暂停</w:delText>
        </w:r>
        <w:r w:rsidRPr="00456010" w:rsidDel="00442AA8">
          <w:rPr>
            <w:rFonts w:ascii="Arial" w:hAnsi="Arial" w:cs="Arial"/>
            <w:kern w:val="2"/>
            <w:sz w:val="21"/>
            <w:lang w:val="en-US" w:eastAsia="zh-CN"/>
          </w:rPr>
          <w:delText>模式</w:delText>
        </w:r>
        <w:r w:rsidRPr="00456010" w:rsidDel="00442AA8">
          <w:rPr>
            <w:rFonts w:ascii="Arial" w:hAnsi="Arial" w:cs="Arial" w:hint="eastAsia"/>
            <w:kern w:val="2"/>
            <w:sz w:val="21"/>
            <w:lang w:val="en-US" w:eastAsia="zh-CN"/>
          </w:rPr>
          <w:delText>：</w:delText>
        </w:r>
        <w:r w:rsidRPr="00456010" w:rsidDel="00442AA8">
          <w:rPr>
            <w:rFonts w:ascii="Arial" w:hAnsi="Arial" w:cs="Arial"/>
            <w:kern w:val="2"/>
            <w:sz w:val="21"/>
            <w:lang w:val="en-US" w:eastAsia="zh-CN"/>
          </w:rPr>
          <w:delText>SlaveVehMod=0</w:delText>
        </w:r>
        <w:r w:rsidRPr="00456010" w:rsidDel="00442AA8">
          <w:rPr>
            <w:rFonts w:ascii="Arial" w:hAnsi="Arial" w:cs="Arial" w:hint="eastAsia"/>
            <w:kern w:val="2"/>
            <w:sz w:val="21"/>
            <w:lang w:val="en-US" w:eastAsia="zh-CN"/>
          </w:rPr>
          <w:delText>x6</w:delText>
        </w:r>
        <w:r w:rsidDel="00442AA8">
          <w:rPr>
            <w:rFonts w:ascii="Arial" w:hAnsi="Arial" w:cs="Arial" w:hint="eastAsia"/>
            <w:kern w:val="2"/>
            <w:sz w:val="21"/>
            <w:lang w:val="en-US" w:eastAsia="zh-CN"/>
          </w:rPr>
          <w:delText>；</w:delText>
        </w:r>
      </w:del>
    </w:p>
    <w:p w14:paraId="3AEBCB3F" w14:textId="750982C0" w:rsidR="001F5C5B" w:rsidRPr="005B1113" w:rsidDel="00442AA8" w:rsidRDefault="001F5C5B" w:rsidP="001F5C5B">
      <w:pPr>
        <w:spacing w:beforeLines="50" w:before="156"/>
        <w:ind w:firstLineChars="200" w:firstLine="422"/>
        <w:rPr>
          <w:del w:id="155" w:author="胡群 Qun Hu  (研发总院 AERI)" w:date="2022-12-03T19:13:00Z"/>
          <w:rFonts w:ascii="Arial" w:hAnsi="Arial" w:cs="Arial"/>
          <w:b/>
        </w:rPr>
      </w:pPr>
      <w:del w:id="156" w:author="胡群 Qun Hu  (研发总院 AERI)" w:date="2022-12-03T19:13:00Z">
        <w:r w:rsidRPr="005B1113" w:rsidDel="00442AA8">
          <w:rPr>
            <w:rFonts w:ascii="Arial" w:hAnsi="Arial" w:cs="Arial" w:hint="eastAsia"/>
            <w:b/>
          </w:rPr>
          <w:delText>执行输出：</w:delText>
        </w:r>
        <w:r w:rsidRPr="005B1113" w:rsidDel="00442AA8">
          <w:rPr>
            <w:rFonts w:ascii="Arial" w:hAnsi="Arial" w:cs="Arial" w:hint="eastAsia"/>
            <w:bCs/>
          </w:rPr>
          <w:delText xml:space="preserve">( </w:delText>
        </w:r>
        <w:r w:rsidR="004D2CA4" w:rsidDel="00442AA8">
          <w:rPr>
            <w:rFonts w:ascii="Arial" w:hAnsi="Arial" w:cs="Arial"/>
            <w:bCs/>
          </w:rPr>
          <w:delText>1</w:delText>
        </w:r>
        <w:r w:rsidRPr="005B1113" w:rsidDel="00442AA8">
          <w:rPr>
            <w:rFonts w:ascii="Arial" w:hAnsi="Arial" w:cs="Arial" w:hint="eastAsia"/>
            <w:bCs/>
          </w:rPr>
          <w:delText xml:space="preserve"> )</w:delText>
        </w:r>
      </w:del>
    </w:p>
    <w:p w14:paraId="02E0FDAB" w14:textId="3AA33381" w:rsidR="001F5C5B" w:rsidRPr="005B1113" w:rsidDel="00442AA8" w:rsidRDefault="001F5C5B" w:rsidP="001F5C5B">
      <w:pPr>
        <w:tabs>
          <w:tab w:val="left" w:pos="640"/>
        </w:tabs>
        <w:ind w:firstLineChars="200" w:firstLine="420"/>
        <w:rPr>
          <w:del w:id="157" w:author="胡群 Qun Hu  (研发总院 AERI)" w:date="2022-12-03T19:13:00Z"/>
          <w:rFonts w:ascii="Arial" w:hAnsi="Arial" w:cs="Arial"/>
          <w:szCs w:val="21"/>
        </w:rPr>
      </w:pPr>
      <w:del w:id="158" w:author="胡群 Qun Hu  (研发总院 AERI)" w:date="2022-12-03T19:13:00Z">
        <w:r w:rsidDel="00442AA8">
          <w:rPr>
            <w:rFonts w:ascii="Arial" w:hAnsi="Arial" w:cs="Arial"/>
            <w:szCs w:val="21"/>
          </w:rPr>
          <w:delText>1</w:delText>
        </w:r>
        <w:r w:rsidDel="00442AA8">
          <w:rPr>
            <w:rFonts w:ascii="Arial" w:hAnsi="Arial" w:cs="Arial" w:hint="eastAsia"/>
            <w:szCs w:val="21"/>
          </w:rPr>
          <w:delText>、屏蔽</w:delText>
        </w:r>
        <w:r w:rsidR="007A76B7" w:rsidDel="00442AA8">
          <w:rPr>
            <w:rFonts w:ascii="Arial" w:hAnsi="Arial" w:cs="Arial" w:hint="eastAsia"/>
            <w:szCs w:val="21"/>
          </w:rPr>
          <w:delText>四</w:delText>
        </w:r>
        <w:r w:rsidDel="00442AA8">
          <w:rPr>
            <w:rFonts w:ascii="Arial" w:hAnsi="Arial" w:cs="Arial" w:hint="eastAsia"/>
            <w:szCs w:val="21"/>
          </w:rPr>
          <w:delText>门</w:delText>
        </w:r>
        <w:r w:rsidDel="00442AA8">
          <w:rPr>
            <w:rFonts w:ascii="Arial" w:hAnsi="Arial" w:cs="Arial"/>
            <w:szCs w:val="21"/>
          </w:rPr>
          <w:delText>的电</w:delText>
        </w:r>
        <w:r w:rsidR="007A76B7" w:rsidDel="00442AA8">
          <w:rPr>
            <w:rFonts w:ascii="Arial" w:hAnsi="Arial" w:cs="Arial" w:hint="eastAsia"/>
            <w:szCs w:val="21"/>
          </w:rPr>
          <w:delText>动</w:delText>
        </w:r>
        <w:r w:rsidDel="00442AA8">
          <w:rPr>
            <w:rFonts w:ascii="Arial" w:hAnsi="Arial" w:cs="Arial"/>
            <w:szCs w:val="21"/>
          </w:rPr>
          <w:delText>释放功能</w:delText>
        </w:r>
        <w:r w:rsidDel="00442AA8">
          <w:rPr>
            <w:rFonts w:ascii="Arial" w:hAnsi="Arial" w:cs="Arial" w:hint="eastAsia"/>
            <w:szCs w:val="21"/>
          </w:rPr>
          <w:delText>；</w:delText>
        </w:r>
      </w:del>
    </w:p>
    <w:p w14:paraId="0C702B11" w14:textId="6149EE80" w:rsidR="001F5C5B" w:rsidRPr="005B1113" w:rsidDel="00442AA8" w:rsidRDefault="001F5C5B" w:rsidP="001F5C5B">
      <w:pPr>
        <w:spacing w:beforeLines="50" w:before="156"/>
        <w:ind w:firstLineChars="200" w:firstLine="422"/>
        <w:rPr>
          <w:del w:id="159" w:author="胡群 Qun Hu  (研发总院 AERI)" w:date="2022-12-03T19:13:00Z"/>
          <w:rFonts w:ascii="Arial" w:hAnsi="Arial" w:cs="Arial"/>
          <w:b/>
        </w:rPr>
      </w:pPr>
      <w:del w:id="160" w:author="胡群 Qun Hu  (研发总院 AERI)" w:date="2022-12-03T19:13:00Z">
        <w:r w:rsidRPr="005B1113" w:rsidDel="00442AA8">
          <w:rPr>
            <w:rFonts w:ascii="Arial" w:hAnsi="Arial" w:cs="Arial" w:hint="eastAsia"/>
            <w:b/>
          </w:rPr>
          <w:delText>停止条件：</w:delText>
        </w:r>
        <w:r w:rsidRPr="005B1113" w:rsidDel="00442AA8">
          <w:rPr>
            <w:rFonts w:ascii="Arial" w:hAnsi="Arial" w:cs="Arial" w:hint="eastAsia"/>
            <w:bCs/>
          </w:rPr>
          <w:delText xml:space="preserve">( </w:delText>
        </w:r>
        <w:r w:rsidR="004D2CA4" w:rsidDel="00442AA8">
          <w:rPr>
            <w:rFonts w:ascii="Arial" w:hAnsi="Arial" w:cs="Arial"/>
            <w:bCs/>
          </w:rPr>
          <w:delText>1</w:delText>
        </w:r>
        <w:r w:rsidRPr="005B1113" w:rsidDel="00442AA8">
          <w:rPr>
            <w:rFonts w:ascii="Arial" w:hAnsi="Arial" w:cs="Arial" w:hint="eastAsia"/>
            <w:bCs/>
          </w:rPr>
          <w:delText xml:space="preserve"> )</w:delText>
        </w:r>
      </w:del>
    </w:p>
    <w:p w14:paraId="750AAFE5" w14:textId="72A59ACC" w:rsidR="001F5C5B" w:rsidRPr="009B1A99" w:rsidDel="00442AA8" w:rsidRDefault="001F5C5B" w:rsidP="009B1A99">
      <w:pPr>
        <w:tabs>
          <w:tab w:val="left" w:pos="640"/>
        </w:tabs>
        <w:ind w:firstLineChars="200" w:firstLine="420"/>
        <w:rPr>
          <w:del w:id="161" w:author="胡群 Qun Hu  (研发总院 AERI)" w:date="2022-12-03T19:13:00Z"/>
          <w:rFonts w:ascii="Arial" w:hAnsi="Arial" w:cs="Arial"/>
          <w:szCs w:val="21"/>
        </w:rPr>
      </w:pPr>
      <w:del w:id="162" w:author="胡群 Qun Hu  (研发总院 AERI)" w:date="2022-12-03T19:13:00Z">
        <w:r w:rsidDel="00442AA8">
          <w:rPr>
            <w:rFonts w:ascii="Arial" w:hAnsi="Arial" w:cs="Arial"/>
            <w:szCs w:val="21"/>
          </w:rPr>
          <w:delText>1</w:delText>
        </w:r>
        <w:r w:rsidDel="00442AA8">
          <w:rPr>
            <w:rFonts w:ascii="Arial" w:hAnsi="Arial" w:cs="Arial" w:hint="eastAsia"/>
            <w:szCs w:val="21"/>
          </w:rPr>
          <w:delText>、</w:delText>
        </w:r>
        <w:r w:rsidDel="00442AA8">
          <w:rPr>
            <w:rFonts w:ascii="Arial" w:hAnsi="Arial" w:cs="Arial" w:hint="eastAsia"/>
            <w:szCs w:val="21"/>
          </w:rPr>
          <w:delText>/</w:delText>
        </w:r>
        <w:r w:rsidRPr="005B1113" w:rsidDel="00442AA8">
          <w:rPr>
            <w:rFonts w:ascii="Arial" w:hAnsi="Arial" w:cs="Arial" w:hint="eastAsia"/>
            <w:szCs w:val="21"/>
          </w:rPr>
          <w:delText>；</w:delText>
        </w:r>
      </w:del>
    </w:p>
    <w:p w14:paraId="532D1343" w14:textId="1DF8443C" w:rsidR="00FD16DB" w:rsidRPr="0025696B" w:rsidRDefault="00D07CF8" w:rsidP="00361CD2">
      <w:pPr>
        <w:outlineLvl w:val="3"/>
        <w:rPr>
          <w:rFonts w:ascii="Arial" w:hAnsi="Arial" w:cs="Arial"/>
          <w:b/>
          <w:color w:val="000000"/>
        </w:rPr>
      </w:pPr>
      <w:r w:rsidRPr="0033113E">
        <w:rPr>
          <w:rFonts w:ascii="Arial" w:hAnsi="Arial" w:cs="Arial" w:hint="eastAsia"/>
          <w:b/>
          <w:color w:val="000000"/>
        </w:rPr>
        <w:t>4.1.</w:t>
      </w:r>
      <w:r w:rsidR="008327E6">
        <w:rPr>
          <w:rFonts w:ascii="Arial" w:hAnsi="Arial" w:cs="Arial"/>
          <w:b/>
          <w:color w:val="000000"/>
        </w:rPr>
        <w:t>5</w:t>
      </w:r>
      <w:r w:rsidRPr="0033113E">
        <w:rPr>
          <w:rFonts w:ascii="Arial" w:hAnsi="Arial" w:cs="Arial" w:hint="eastAsia"/>
          <w:b/>
          <w:color w:val="000000"/>
        </w:rPr>
        <w:t>.</w:t>
      </w:r>
      <w:r w:rsidR="003723EC">
        <w:rPr>
          <w:rFonts w:ascii="Arial" w:hAnsi="Arial" w:cs="Arial" w:hint="eastAsia"/>
          <w:b/>
          <w:color w:val="000000"/>
        </w:rPr>
        <w:t>7</w:t>
      </w:r>
      <w:bookmarkEnd w:id="11"/>
      <w:bookmarkEnd w:id="12"/>
      <w:r w:rsidR="0025696B" w:rsidRPr="0025696B">
        <w:rPr>
          <w:rFonts w:ascii="Arial" w:hAnsi="Arial" w:cs="Arial"/>
          <w:b/>
          <w:color w:val="000000"/>
        </w:rPr>
        <w:t>异常场景</w:t>
      </w:r>
    </w:p>
    <w:p w14:paraId="0348D7D9" w14:textId="77777777" w:rsidR="0025696B" w:rsidRPr="005B1113" w:rsidRDefault="0025696B" w:rsidP="0025696B">
      <w:pPr>
        <w:ind w:firstLineChars="200" w:firstLine="420"/>
      </w:pPr>
      <w:r w:rsidRPr="005B1113">
        <w:rPr>
          <w:rFonts w:hint="eastAsia"/>
        </w:rPr>
        <w:t>电</w:t>
      </w:r>
      <w:r>
        <w:rPr>
          <w:rFonts w:hint="eastAsia"/>
        </w:rPr>
        <w:t>动释放</w:t>
      </w:r>
      <w:r w:rsidRPr="005B1113">
        <w:rPr>
          <w:rFonts w:hint="eastAsia"/>
        </w:rPr>
        <w:t>功能主要有以下异常</w:t>
      </w:r>
      <w:r>
        <w:rPr>
          <w:rFonts w:hint="eastAsia"/>
        </w:rPr>
        <w:t>处理</w:t>
      </w:r>
      <w:r w:rsidRPr="005B1113">
        <w:rPr>
          <w:rFonts w:hint="eastAsia"/>
        </w:rPr>
        <w:t>策略：</w:t>
      </w:r>
    </w:p>
    <w:p w14:paraId="1C8D3F87" w14:textId="77777777" w:rsidR="0025696B" w:rsidDel="00442AA8" w:rsidRDefault="0025696B" w:rsidP="00D74308">
      <w:pPr>
        <w:widowControl/>
        <w:numPr>
          <w:ilvl w:val="0"/>
          <w:numId w:val="8"/>
        </w:numPr>
        <w:tabs>
          <w:tab w:val="left" w:pos="630"/>
        </w:tabs>
        <w:ind w:left="5" w:hanging="5"/>
        <w:jc w:val="left"/>
        <w:rPr>
          <w:del w:id="163" w:author="胡群 Qun Hu  (研发总院 AERI)" w:date="2022-12-03T19:16:00Z"/>
          <w:rFonts w:ascii="Arial" w:hAnsi="Arial" w:cs="Arial"/>
        </w:rPr>
      </w:pPr>
      <w:r w:rsidRPr="005B1113">
        <w:rPr>
          <w:rFonts w:ascii="Arial" w:hAnsi="Arial" w:cs="Arial"/>
        </w:rPr>
        <w:t>卡住（堵转）：</w:t>
      </w:r>
      <w:r w:rsidRPr="005B1113">
        <w:rPr>
          <w:rFonts w:ascii="Arial" w:hAnsi="Arial" w:cs="Arial" w:hint="eastAsia"/>
        </w:rPr>
        <w:t>①</w:t>
      </w:r>
      <w:r>
        <w:rPr>
          <w:rFonts w:ascii="Arial" w:hAnsi="Arial" w:cs="Arial" w:hint="eastAsia"/>
        </w:rPr>
        <w:t>电动释放过程中，若一段</w:t>
      </w:r>
      <w:r>
        <w:rPr>
          <w:rFonts w:ascii="Arial" w:hAnsi="Arial" w:cs="Arial"/>
        </w:rPr>
        <w:t>时间</w:t>
      </w:r>
      <w:r w:rsidRPr="00113025">
        <w:rPr>
          <w:rFonts w:ascii="Arial" w:hAnsi="Arial" w:cs="Arial"/>
          <w:highlight w:val="yellow"/>
        </w:rPr>
        <w:t>300ms</w:t>
      </w:r>
      <w:r w:rsidRPr="005B1113">
        <w:rPr>
          <w:rFonts w:ascii="Arial" w:hAnsi="Arial" w:cs="Arial" w:hint="eastAsia"/>
        </w:rPr>
        <w:t>（具体数据标定）</w:t>
      </w:r>
      <w:r>
        <w:rPr>
          <w:rFonts w:ascii="Arial" w:hAnsi="Arial" w:cs="Arial" w:hint="eastAsia"/>
        </w:rPr>
        <w:t>未检测</w:t>
      </w:r>
      <w:r>
        <w:rPr>
          <w:rFonts w:ascii="Arial" w:hAnsi="Arial" w:cs="Arial"/>
        </w:rPr>
        <w:t>到</w:t>
      </w:r>
      <w:r>
        <w:rPr>
          <w:rFonts w:ascii="Arial" w:hAnsi="Arial" w:cs="Arial" w:hint="eastAsia"/>
        </w:rPr>
        <w:t>A</w:t>
      </w:r>
      <w:r>
        <w:rPr>
          <w:rFonts w:ascii="Arial" w:hAnsi="Arial" w:cs="Arial"/>
        </w:rPr>
        <w:t>jar&amp;Open</w:t>
      </w:r>
      <w:r>
        <w:rPr>
          <w:rFonts w:ascii="Arial" w:hAnsi="Arial" w:cs="Arial" w:hint="eastAsia"/>
        </w:rPr>
        <w:t>信号跳变，则执行</w:t>
      </w:r>
      <w:r>
        <w:rPr>
          <w:rFonts w:ascii="Arial" w:hAnsi="Arial" w:cs="Arial"/>
        </w:rPr>
        <w:t>场景</w:t>
      </w:r>
      <w:r>
        <w:rPr>
          <w:rFonts w:ascii="Arial" w:hAnsi="Arial" w:cs="Arial" w:hint="eastAsia"/>
        </w:rPr>
        <w:t>②</w:t>
      </w:r>
      <w:r>
        <w:rPr>
          <w:rFonts w:ascii="Arial" w:hAnsi="Arial" w:cs="Arial"/>
        </w:rPr>
        <w:t>的</w:t>
      </w:r>
      <w:r>
        <w:rPr>
          <w:rFonts w:ascii="Arial" w:hAnsi="Arial" w:cs="Arial" w:hint="eastAsia"/>
        </w:rPr>
        <w:t>逻辑：</w:t>
      </w:r>
    </w:p>
    <w:p w14:paraId="71CAF183" w14:textId="2B397FB8" w:rsidR="0025696B" w:rsidRPr="00442AA8" w:rsidDel="00442AA8" w:rsidRDefault="00C63E39">
      <w:pPr>
        <w:widowControl/>
        <w:numPr>
          <w:ilvl w:val="0"/>
          <w:numId w:val="8"/>
        </w:numPr>
        <w:tabs>
          <w:tab w:val="left" w:pos="630"/>
        </w:tabs>
        <w:ind w:left="5" w:hanging="5"/>
        <w:jc w:val="left"/>
        <w:rPr>
          <w:del w:id="164" w:author="胡群 Qun Hu  (研发总院 AERI)" w:date="2022-12-03T19:16:00Z"/>
          <w:rFonts w:ascii="Arial" w:hAnsi="Arial" w:cs="Arial"/>
        </w:rPr>
        <w:pPrChange w:id="165" w:author="胡群 Qun Hu  (研发总院 AERI)" w:date="2022-12-03T19:16:00Z">
          <w:pPr>
            <w:tabs>
              <w:tab w:val="left" w:pos="630"/>
            </w:tabs>
          </w:pPr>
        </w:pPrChange>
      </w:pPr>
      <w:ins w:id="166" w:author="胡群 Qun Hu  (研发总院 AERI)" w:date="2022-12-03T19:27:00Z">
        <w:r>
          <w:rPr>
            <w:noProof/>
          </w:rPr>
          <w:drawing>
            <wp:inline distT="0" distB="0" distL="0" distR="0" wp14:anchorId="57E5774B" wp14:editId="067B87AA">
              <wp:extent cx="1104900" cy="2333624"/>
              <wp:effectExtent l="0" t="0" r="0" b="0"/>
              <wp:docPr id="15" name="图片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4081" cy="241637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1A02CC6" w14:textId="77777777" w:rsidR="0025696B" w:rsidRDefault="0025696B" w:rsidP="0025696B">
      <w:pPr>
        <w:tabs>
          <w:tab w:val="left" w:pos="630"/>
        </w:tabs>
        <w:rPr>
          <w:rFonts w:ascii="Arial" w:hAnsi="Arial" w:cs="Arial"/>
        </w:rPr>
      </w:pPr>
    </w:p>
    <w:p w14:paraId="48E256E9" w14:textId="27DF9527" w:rsidR="0025696B" w:rsidRDefault="0025696B" w:rsidP="0025696B">
      <w:pPr>
        <w:tabs>
          <w:tab w:val="left" w:pos="630"/>
        </w:tabs>
        <w:jc w:val="center"/>
        <w:rPr>
          <w:rFonts w:ascii="Arial" w:hAnsi="Arial" w:cs="Arial"/>
        </w:rPr>
      </w:pPr>
    </w:p>
    <w:p w14:paraId="2E2CFE37" w14:textId="21C1B7E8" w:rsidR="0025696B" w:rsidRDefault="0025696B" w:rsidP="0025696B">
      <w:pPr>
        <w:tabs>
          <w:tab w:val="left" w:pos="630"/>
        </w:tabs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最多执行全输出</w:t>
      </w:r>
      <w:ins w:id="167" w:author="胡群 Qun Hu  (研发总院 AERI)" w:date="2022-12-03T19:17:00Z">
        <w:r w:rsidR="00442AA8">
          <w:rPr>
            <w:rFonts w:ascii="Arial" w:hAnsi="Arial" w:cs="Arial" w:hint="eastAsia"/>
          </w:rPr>
          <w:t>三</w:t>
        </w:r>
      </w:ins>
      <w:del w:id="168" w:author="胡群 Qun Hu  (研发总院 AERI)" w:date="2022-12-03T19:17:00Z">
        <w:r w:rsidDel="00442AA8">
          <w:rPr>
            <w:rFonts w:ascii="Arial" w:hAnsi="Arial" w:cs="Arial" w:hint="eastAsia"/>
          </w:rPr>
          <w:delText>五</w:delText>
        </w:r>
      </w:del>
      <w:r>
        <w:rPr>
          <w:rFonts w:ascii="Arial" w:hAnsi="Arial" w:cs="Arial" w:hint="eastAsia"/>
        </w:rPr>
        <w:t>次</w:t>
      </w:r>
      <w:r>
        <w:rPr>
          <w:rFonts w:ascii="Arial" w:hAnsi="Arial" w:cs="Arial"/>
        </w:rPr>
        <w:t>，若始终</w:t>
      </w:r>
      <w:r>
        <w:rPr>
          <w:rFonts w:ascii="Arial" w:hAnsi="Arial" w:cs="Arial" w:hint="eastAsia"/>
        </w:rPr>
        <w:t>无跳变</w:t>
      </w:r>
      <w:r>
        <w:rPr>
          <w:rFonts w:ascii="Arial" w:hAnsi="Arial" w:cs="Arial"/>
        </w:rPr>
        <w:t>，</w:t>
      </w:r>
      <w:r>
        <w:rPr>
          <w:rFonts w:ascii="Arial" w:hAnsi="Arial" w:cs="Arial" w:hint="eastAsia"/>
        </w:rPr>
        <w:t>则</w:t>
      </w:r>
      <w:r>
        <w:rPr>
          <w:rFonts w:ascii="Arial" w:hAnsi="Arial" w:cs="Arial" w:hint="eastAsia"/>
        </w:rPr>
        <w:t>DCM</w:t>
      </w:r>
      <w:r>
        <w:rPr>
          <w:rFonts w:ascii="Arial" w:hAnsi="Arial" w:cs="Arial"/>
        </w:rPr>
        <w:t>通过</w:t>
      </w:r>
      <w:r>
        <w:rPr>
          <w:rFonts w:ascii="Arial" w:hAnsi="Arial" w:cs="Arial" w:hint="eastAsia"/>
        </w:rPr>
        <w:t>CAN</w:t>
      </w:r>
      <w:r>
        <w:rPr>
          <w:rFonts w:ascii="Arial" w:hAnsi="Arial" w:cs="Arial" w:hint="eastAsia"/>
        </w:rPr>
        <w:t>总线反馈</w:t>
      </w:r>
      <w:r>
        <w:rPr>
          <w:rFonts w:ascii="Arial" w:hAnsi="Arial" w:cs="Arial"/>
        </w:rPr>
        <w:t>错误信息</w:t>
      </w:r>
      <w:r>
        <w:rPr>
          <w:rFonts w:ascii="Arial" w:hAnsi="Arial" w:cs="Arial" w:hint="eastAsia"/>
        </w:rPr>
        <w:t>（</w:t>
      </w:r>
      <w:r w:rsidRPr="00FB2B72">
        <w:rPr>
          <w:rFonts w:ascii="Arial" w:hAnsi="Arial"/>
        </w:rPr>
        <w:t>PwrDoorErr</w:t>
      </w:r>
      <w:r>
        <w:rPr>
          <w:rFonts w:ascii="Arial" w:hAnsi="Arial" w:cs="Arial" w:hint="eastAsia"/>
          <w:szCs w:val="21"/>
        </w:rPr>
        <w:t xml:space="preserve"> ==0x1</w:t>
      </w:r>
      <w:r>
        <w:rPr>
          <w:rFonts w:ascii="Arial" w:hAnsi="Arial" w:cs="Arial" w:hint="eastAsia"/>
          <w:szCs w:val="21"/>
        </w:rPr>
        <w:t>：</w:t>
      </w:r>
      <w:r>
        <w:rPr>
          <w:rFonts w:ascii="Arial" w:hAnsi="Arial" w:cs="Arial"/>
          <w:szCs w:val="21"/>
        </w:rPr>
        <w:t>Error</w:t>
      </w:r>
      <w:r>
        <w:rPr>
          <w:rFonts w:ascii="Arial" w:hAnsi="Arial" w:cs="Arial" w:hint="eastAsia"/>
        </w:rPr>
        <w:t>），</w:t>
      </w:r>
      <w:r w:rsidRPr="007E63B6">
        <w:rPr>
          <w:rFonts w:ascii="Arial" w:hAnsi="Arial" w:cs="Arial"/>
          <w:highlight w:val="yellow"/>
        </w:rPr>
        <w:t>仪表</w:t>
      </w:r>
      <w:r w:rsidRPr="007E63B6">
        <w:rPr>
          <w:rFonts w:ascii="Arial" w:hAnsi="Arial" w:cs="Arial" w:hint="eastAsia"/>
          <w:highlight w:val="yellow"/>
        </w:rPr>
        <w:t>显示</w:t>
      </w:r>
      <w:r w:rsidRPr="007E63B6">
        <w:rPr>
          <w:rFonts w:ascii="Arial" w:hAnsi="Arial" w:cs="Arial"/>
          <w:highlight w:val="yellow"/>
        </w:rPr>
        <w:t>当前错误</w:t>
      </w:r>
      <w:r w:rsidRPr="007E63B6">
        <w:rPr>
          <w:rFonts w:ascii="Arial" w:hAnsi="Arial" w:cs="Arial"/>
          <w:highlight w:val="yellow"/>
        </w:rPr>
        <w:t>“</w:t>
      </w:r>
      <w:r w:rsidR="002C15CF">
        <w:rPr>
          <w:rFonts w:ascii="Arial" w:hAnsi="Arial" w:cs="Arial" w:hint="eastAsia"/>
          <w:highlight w:val="yellow"/>
        </w:rPr>
        <w:t>电开门</w:t>
      </w:r>
      <w:r w:rsidR="002C15CF">
        <w:rPr>
          <w:rFonts w:ascii="Arial" w:hAnsi="Arial" w:cs="Arial"/>
          <w:highlight w:val="yellow"/>
        </w:rPr>
        <w:t>故障</w:t>
      </w:r>
      <w:r w:rsidRPr="007E63B6">
        <w:rPr>
          <w:rFonts w:ascii="Arial" w:hAnsi="Arial" w:cs="Arial"/>
          <w:highlight w:val="yellow"/>
        </w:rPr>
        <w:t>”</w:t>
      </w:r>
      <w:r w:rsidR="007E63B6" w:rsidRPr="007E63B6">
        <w:rPr>
          <w:rFonts w:ascii="Arial" w:hAnsi="Arial" w:cs="Arial" w:hint="eastAsia"/>
          <w:highlight w:val="yellow"/>
        </w:rPr>
        <w:t>并</w:t>
      </w:r>
      <w:ins w:id="169" w:author="胡群 Qun Hu  (研发总院 AERI)" w:date="2022-07-29T10:23:00Z">
        <w:r w:rsidR="00FD107F">
          <w:rPr>
            <w:rFonts w:ascii="Arial" w:hAnsi="Arial" w:cs="Arial" w:hint="eastAsia"/>
            <w:highlight w:val="yellow"/>
          </w:rPr>
          <w:t>执行</w:t>
        </w:r>
      </w:ins>
      <w:r w:rsidR="00B03466" w:rsidRPr="007E63B6">
        <w:rPr>
          <w:rFonts w:ascii="Arial" w:hAnsi="Arial" w:cs="Arial"/>
          <w:highlight w:val="yellow"/>
        </w:rPr>
        <w:t>复位</w:t>
      </w:r>
      <w:ins w:id="170" w:author="胡群 Qun Hu  (研发总院 AERI)" w:date="2022-07-29T10:23:00Z">
        <w:r w:rsidR="00FD107F">
          <w:rPr>
            <w:rFonts w:ascii="Arial" w:hAnsi="Arial" w:cs="Arial" w:hint="eastAsia"/>
          </w:rPr>
          <w:t>例程</w:t>
        </w:r>
      </w:ins>
      <w:r>
        <w:rPr>
          <w:rFonts w:ascii="Arial" w:hAnsi="Arial" w:cs="Arial" w:hint="eastAsia"/>
        </w:rPr>
        <w:t>；</w:t>
      </w:r>
    </w:p>
    <w:p w14:paraId="0F214818" w14:textId="77777777" w:rsidR="0025696B" w:rsidRDefault="0025696B" w:rsidP="0025696B">
      <w:pPr>
        <w:tabs>
          <w:tab w:val="left" w:pos="630"/>
        </w:tabs>
        <w:rPr>
          <w:rFonts w:ascii="Arial" w:hAnsi="Arial" w:cs="Arial"/>
        </w:rPr>
      </w:pPr>
      <w:r>
        <w:rPr>
          <w:rFonts w:ascii="Arial" w:hAnsi="Arial" w:cs="Arial" w:hint="eastAsia"/>
        </w:rPr>
        <w:t>②</w:t>
      </w:r>
      <w:r w:rsidRPr="005B1113">
        <w:rPr>
          <w:rFonts w:ascii="Arial" w:hAnsi="Arial" w:cs="Arial" w:hint="eastAsia"/>
        </w:rPr>
        <w:t>DCM</w:t>
      </w:r>
      <w:r>
        <w:rPr>
          <w:rFonts w:ascii="Arial" w:hAnsi="Arial" w:cs="Arial" w:hint="eastAsia"/>
        </w:rPr>
        <w:t>检测</w:t>
      </w:r>
      <w:r>
        <w:rPr>
          <w:rFonts w:ascii="Arial" w:hAnsi="Arial" w:cs="Arial"/>
        </w:rPr>
        <w:t>到</w:t>
      </w:r>
      <w:r>
        <w:rPr>
          <w:rFonts w:ascii="Arial" w:hAnsi="Arial" w:cs="Arial" w:hint="eastAsia"/>
        </w:rPr>
        <w:t>A</w:t>
      </w:r>
      <w:r>
        <w:rPr>
          <w:rFonts w:ascii="Arial" w:hAnsi="Arial" w:cs="Arial"/>
        </w:rPr>
        <w:t>jar</w:t>
      </w:r>
      <w:r>
        <w:rPr>
          <w:rFonts w:ascii="Arial" w:hAnsi="Arial" w:cs="Arial" w:hint="eastAsia"/>
        </w:rPr>
        <w:t>信号</w:t>
      </w:r>
      <w:r>
        <w:rPr>
          <w:rFonts w:ascii="Arial" w:hAnsi="Arial" w:cs="Arial"/>
        </w:rPr>
        <w:t>发生</w:t>
      </w:r>
      <w:r>
        <w:rPr>
          <w:rFonts w:ascii="Arial" w:hAnsi="Arial" w:cs="Arial" w:hint="eastAsia"/>
        </w:rPr>
        <w:t>跳变</w:t>
      </w:r>
      <w:r>
        <w:rPr>
          <w:rFonts w:ascii="Arial" w:hAnsi="Arial" w:cs="Arial"/>
        </w:rPr>
        <w:t>，</w:t>
      </w:r>
      <w:r>
        <w:rPr>
          <w:rFonts w:ascii="Arial" w:hAnsi="Arial" w:cs="Arial" w:hint="eastAsia"/>
        </w:rPr>
        <w:t>执行场景</w:t>
      </w:r>
      <w:r>
        <w:rPr>
          <w:rFonts w:ascii="Arial" w:hAnsi="Arial" w:cs="Arial"/>
        </w:rPr>
        <w:t>③</w:t>
      </w:r>
      <w:r>
        <w:rPr>
          <w:rFonts w:ascii="Arial" w:hAnsi="Arial" w:cs="Arial" w:hint="eastAsia"/>
        </w:rPr>
        <w:t>的</w:t>
      </w:r>
      <w:r>
        <w:rPr>
          <w:rFonts w:ascii="Arial" w:hAnsi="Arial" w:cs="Arial"/>
        </w:rPr>
        <w:t>逻辑：</w:t>
      </w:r>
    </w:p>
    <w:p w14:paraId="0AD77878" w14:textId="53475E8C" w:rsidR="0025696B" w:rsidRDefault="00C63E39" w:rsidP="0025696B">
      <w:pPr>
        <w:tabs>
          <w:tab w:val="left" w:pos="630"/>
        </w:tabs>
        <w:jc w:val="center"/>
        <w:rPr>
          <w:rFonts w:ascii="Arial" w:hAnsi="Arial" w:cs="Arial"/>
        </w:rPr>
      </w:pPr>
      <w:ins w:id="171" w:author="胡群 Qun Hu  (研发总院 AERI)" w:date="2022-12-03T19:19:00Z">
        <w:r>
          <w:rPr>
            <w:noProof/>
          </w:rPr>
          <w:drawing>
            <wp:inline distT="0" distB="0" distL="0" distR="0" wp14:anchorId="7402F06E" wp14:editId="09BDEF4C">
              <wp:extent cx="1114425" cy="1431846"/>
              <wp:effectExtent l="0" t="0" r="0" b="0"/>
              <wp:docPr id="11" name="图片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36218" cy="14598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7354C78" w14:textId="19D5530B" w:rsidR="0025696B" w:rsidDel="00556D94" w:rsidRDefault="0025696B" w:rsidP="0025696B">
      <w:pPr>
        <w:tabs>
          <w:tab w:val="left" w:pos="630"/>
        </w:tabs>
        <w:rPr>
          <w:del w:id="172" w:author="胡群 Qun Hu  (研发总院 AERI)" w:date="2023-02-02T18:33:00Z"/>
          <w:rFonts w:ascii="Arial" w:hAnsi="Arial" w:cs="Arial"/>
        </w:rPr>
      </w:pPr>
      <w:r>
        <w:rPr>
          <w:rFonts w:ascii="Arial" w:hAnsi="Arial" w:cs="Arial" w:hint="eastAsia"/>
        </w:rPr>
        <w:t>电动</w:t>
      </w:r>
      <w:r>
        <w:rPr>
          <w:rFonts w:ascii="Arial" w:hAnsi="Arial" w:cs="Arial"/>
        </w:rPr>
        <w:t>释放门锁</w:t>
      </w:r>
      <w:r>
        <w:rPr>
          <w:rFonts w:ascii="Arial" w:hAnsi="Arial" w:cs="Arial" w:hint="eastAsia"/>
        </w:rPr>
        <w:t>进入雪</w:t>
      </w:r>
      <w:r>
        <w:rPr>
          <w:rFonts w:ascii="Arial" w:hAnsi="Arial" w:cs="Arial"/>
        </w:rPr>
        <w:t>载模式，</w:t>
      </w:r>
      <w:r>
        <w:rPr>
          <w:rFonts w:ascii="Arial" w:hAnsi="Arial" w:cs="Arial" w:hint="eastAsia"/>
        </w:rPr>
        <w:t>等待</w:t>
      </w:r>
      <w:r>
        <w:rPr>
          <w:rFonts w:ascii="Arial" w:hAnsi="Arial" w:cs="Arial" w:hint="eastAsia"/>
        </w:rPr>
        <w:t>5S</w:t>
      </w:r>
      <w:r>
        <w:rPr>
          <w:rFonts w:ascii="Arial" w:hAnsi="Arial" w:cs="Arial" w:hint="eastAsia"/>
        </w:rPr>
        <w:t>；</w:t>
      </w:r>
      <w:r>
        <w:rPr>
          <w:rFonts w:ascii="Arial" w:hAnsi="Arial" w:cs="Arial" w:hint="eastAsia"/>
        </w:rPr>
        <w:t xml:space="preserve"> 5S</w:t>
      </w:r>
      <w:r>
        <w:rPr>
          <w:rFonts w:ascii="Arial" w:hAnsi="Arial" w:cs="Arial" w:hint="eastAsia"/>
        </w:rPr>
        <w:t>时间</w:t>
      </w:r>
      <w:r>
        <w:rPr>
          <w:rFonts w:ascii="Arial" w:hAnsi="Arial" w:cs="Arial"/>
        </w:rPr>
        <w:t>内</w:t>
      </w:r>
      <w:r>
        <w:rPr>
          <w:rFonts w:ascii="Arial" w:hAnsi="Arial" w:cs="Arial" w:hint="eastAsia"/>
        </w:rPr>
        <w:t>,</w:t>
      </w:r>
      <w:r w:rsidRPr="007B2D84"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检测</w:t>
      </w:r>
      <w:r>
        <w:rPr>
          <w:rFonts w:ascii="Arial" w:hAnsi="Arial" w:cs="Arial"/>
        </w:rPr>
        <w:t>到</w:t>
      </w:r>
      <w:r>
        <w:rPr>
          <w:rFonts w:ascii="Arial" w:hAnsi="Arial" w:cs="Arial" w:hint="eastAsia"/>
        </w:rPr>
        <w:t>D</w:t>
      </w:r>
      <w:r>
        <w:rPr>
          <w:rFonts w:ascii="Arial" w:hAnsi="Arial" w:cs="Arial"/>
        </w:rPr>
        <w:t>oor Open</w:t>
      </w:r>
      <w:r>
        <w:rPr>
          <w:rFonts w:ascii="Arial" w:hAnsi="Arial" w:cs="Arial" w:hint="eastAsia"/>
        </w:rPr>
        <w:t>信号发生</w:t>
      </w:r>
      <w:r>
        <w:rPr>
          <w:rFonts w:ascii="Arial" w:hAnsi="Arial" w:cs="Arial"/>
        </w:rPr>
        <w:t>跳变</w:t>
      </w:r>
      <w:r>
        <w:rPr>
          <w:rFonts w:ascii="Arial" w:hAnsi="Arial" w:cs="Arial" w:hint="eastAsia"/>
        </w:rPr>
        <w:t>，</w:t>
      </w:r>
      <w:r>
        <w:rPr>
          <w:rFonts w:ascii="Arial" w:hAnsi="Arial" w:cs="Arial" w:hint="eastAsia"/>
        </w:rPr>
        <w:t xml:space="preserve"> DCM</w:t>
      </w:r>
      <w:r>
        <w:rPr>
          <w:rFonts w:ascii="Arial" w:hAnsi="Arial" w:cs="Arial" w:hint="eastAsia"/>
        </w:rPr>
        <w:t>直接</w:t>
      </w:r>
      <w:r>
        <w:rPr>
          <w:rFonts w:ascii="Arial" w:hAnsi="Arial" w:cs="Arial"/>
        </w:rPr>
        <w:t>执行复位动作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完成电动</w:t>
      </w:r>
      <w:r>
        <w:rPr>
          <w:rFonts w:ascii="Arial" w:hAnsi="Arial" w:cs="Arial" w:hint="eastAsia"/>
        </w:rPr>
        <w:t>释放，</w:t>
      </w:r>
      <w:r>
        <w:rPr>
          <w:rFonts w:ascii="Arial" w:hAnsi="Arial" w:cs="Arial" w:hint="eastAsia"/>
        </w:rPr>
        <w:t>5S</w:t>
      </w:r>
      <w:r>
        <w:rPr>
          <w:rFonts w:ascii="Arial" w:hAnsi="Arial" w:cs="Arial" w:hint="eastAsia"/>
        </w:rPr>
        <w:t>后</w:t>
      </w:r>
      <w:r>
        <w:rPr>
          <w:rFonts w:ascii="Arial" w:hAnsi="Arial" w:cs="Arial" w:hint="eastAsia"/>
        </w:rPr>
        <w:t>,</w:t>
      </w:r>
      <w:r w:rsidRPr="007B2D84"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DCM</w:t>
      </w:r>
      <w:r>
        <w:rPr>
          <w:rFonts w:ascii="Arial" w:hAnsi="Arial" w:cs="Arial" w:hint="eastAsia"/>
        </w:rPr>
        <w:t>直接驱动</w:t>
      </w:r>
      <w:r>
        <w:rPr>
          <w:rFonts w:ascii="Arial" w:hAnsi="Arial" w:cs="Arial"/>
        </w:rPr>
        <w:t>电动</w:t>
      </w:r>
      <w:r>
        <w:rPr>
          <w:rFonts w:ascii="Arial" w:hAnsi="Arial" w:cs="Arial" w:hint="eastAsia"/>
        </w:rPr>
        <w:t>释放</w:t>
      </w:r>
      <w:r>
        <w:rPr>
          <w:rFonts w:ascii="Arial" w:hAnsi="Arial" w:cs="Arial"/>
        </w:rPr>
        <w:t>门锁复位，</w:t>
      </w:r>
      <w:r>
        <w:rPr>
          <w:rFonts w:ascii="Arial" w:hAnsi="Arial" w:cs="Arial" w:hint="eastAsia"/>
        </w:rPr>
        <w:t>复位后</w:t>
      </w:r>
      <w:r>
        <w:rPr>
          <w:rFonts w:ascii="Arial" w:hAnsi="Arial" w:cs="Arial"/>
        </w:rPr>
        <w:t>再次判断</w:t>
      </w:r>
      <w:r>
        <w:rPr>
          <w:rFonts w:ascii="Arial" w:hAnsi="Arial" w:cs="Arial" w:hint="eastAsia"/>
        </w:rPr>
        <w:t>D</w:t>
      </w:r>
      <w:r>
        <w:rPr>
          <w:rFonts w:ascii="Arial" w:hAnsi="Arial" w:cs="Arial"/>
        </w:rPr>
        <w:t>oor Open</w:t>
      </w:r>
      <w:r>
        <w:rPr>
          <w:rFonts w:ascii="Arial" w:hAnsi="Arial" w:cs="Arial" w:hint="eastAsia"/>
        </w:rPr>
        <w:t>信号</w:t>
      </w:r>
      <w:r>
        <w:rPr>
          <w:rFonts w:ascii="Arial" w:hAnsi="Arial" w:cs="Arial"/>
        </w:rPr>
        <w:t>，</w:t>
      </w:r>
      <w:r>
        <w:rPr>
          <w:rFonts w:ascii="Arial" w:hAnsi="Arial" w:cs="Arial" w:hint="eastAsia"/>
        </w:rPr>
        <w:t>若</w:t>
      </w:r>
      <w:r>
        <w:rPr>
          <w:rFonts w:ascii="Arial" w:hAnsi="Arial" w:cs="Arial"/>
        </w:rPr>
        <w:t>仍</w:t>
      </w:r>
      <w:r>
        <w:rPr>
          <w:rFonts w:ascii="Arial" w:hAnsi="Arial" w:cs="Arial" w:hint="eastAsia"/>
        </w:rPr>
        <w:t>未跳变</w:t>
      </w:r>
      <w:r>
        <w:rPr>
          <w:rFonts w:ascii="Arial" w:hAnsi="Arial" w:cs="Arial"/>
        </w:rPr>
        <w:t>，</w:t>
      </w:r>
      <w:ins w:id="173" w:author="胡群 Qun Hu  (研发总院 AERI)" w:date="2022-12-03T19:26:00Z">
        <w:r w:rsidR="00C63E39">
          <w:rPr>
            <w:rFonts w:ascii="Arial" w:hAnsi="Arial" w:cs="Arial" w:hint="eastAsia"/>
          </w:rPr>
          <w:t>则</w:t>
        </w:r>
      </w:ins>
      <w:ins w:id="174" w:author="胡群 Qun Hu  (研发总院 AERI)" w:date="2022-12-03T19:25:00Z">
        <w:r w:rsidR="00C63E39">
          <w:rPr>
            <w:rFonts w:ascii="Arial" w:hAnsi="Arial" w:cs="Arial" w:hint="eastAsia"/>
          </w:rPr>
          <w:t>进入场景</w:t>
        </w:r>
        <w:r w:rsidR="00C63E39">
          <w:rPr>
            <w:rFonts w:ascii="Arial" w:hAnsi="Arial" w:cs="Arial" w:hint="eastAsia"/>
          </w:rPr>
          <w:t>1</w:t>
        </w:r>
        <w:r w:rsidR="00C63E39">
          <w:rPr>
            <w:rFonts w:ascii="Arial" w:hAnsi="Arial" w:cs="Arial" w:hint="eastAsia"/>
          </w:rPr>
          <w:t>流程</w:t>
        </w:r>
      </w:ins>
      <w:del w:id="175" w:author="胡群 Qun Hu  (研发总院 AERI)" w:date="2022-07-29T10:28:00Z">
        <w:r w:rsidDel="00FD107F">
          <w:rPr>
            <w:rFonts w:ascii="Arial" w:hAnsi="Arial" w:cs="Arial"/>
          </w:rPr>
          <w:delText>进入</w:delText>
        </w:r>
        <w:r w:rsidDel="00FD107F">
          <w:rPr>
            <w:rFonts w:ascii="Arial" w:hAnsi="Arial" w:cs="Arial" w:hint="eastAsia"/>
          </w:rPr>
          <w:delText>场景</w:delText>
        </w:r>
        <w:r w:rsidDel="00FD107F">
          <w:rPr>
            <w:rFonts w:ascii="Arial" w:hAnsi="Arial" w:cs="Arial"/>
          </w:rPr>
          <w:delText>①</w:delText>
        </w:r>
        <w:r w:rsidDel="00FD107F">
          <w:rPr>
            <w:rFonts w:ascii="Arial" w:hAnsi="Arial" w:cs="Arial"/>
          </w:rPr>
          <w:delText>逻辑</w:delText>
        </w:r>
      </w:del>
      <w:r>
        <w:rPr>
          <w:rFonts w:ascii="Arial" w:hAnsi="Arial" w:cs="Arial"/>
        </w:rPr>
        <w:t>：</w:t>
      </w:r>
      <w:ins w:id="176" w:author="胡群 Qun Hu  (研发总院 AERI)" w:date="2022-12-03T19:26:00Z">
        <w:r w:rsidR="00C63E39">
          <w:rPr>
            <w:rFonts w:ascii="Arial" w:hAnsi="Arial" w:cs="Arial"/>
          </w:rPr>
          <w:br/>
        </w:r>
      </w:ins>
      <w:moveToRangeStart w:id="177" w:author="胡群 Qun Hu  (研发总院 AERI)" w:date="2022-12-03T19:26:00Z" w:name="move120988006"/>
      <w:moveTo w:id="178" w:author="胡群 Qun Hu  (研发总院 AERI)" w:date="2022-12-03T19:26:00Z">
        <w:del w:id="179" w:author="胡群 Qun Hu  (研发总院 AERI)" w:date="2022-07-29T10:28:00Z">
          <w:r w:rsidR="00C63E39" w:rsidDel="00FD107F">
            <w:rPr>
              <w:noProof/>
            </w:rPr>
            <w:drawing>
              <wp:inline distT="0" distB="0" distL="0" distR="0" wp14:anchorId="3B77A381" wp14:editId="77C8555D">
                <wp:extent cx="1738266" cy="3017307"/>
                <wp:effectExtent l="0" t="0" r="0" b="0"/>
                <wp:docPr id="14" name="图片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1388" cy="31615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moveTo>
      <w:moveToRangeEnd w:id="177"/>
    </w:p>
    <w:p w14:paraId="22C345E7" w14:textId="2EEF4380" w:rsidR="0025696B" w:rsidRDefault="0025696B" w:rsidP="00556D94">
      <w:pPr>
        <w:tabs>
          <w:tab w:val="left" w:pos="630"/>
        </w:tabs>
        <w:rPr>
          <w:rFonts w:ascii="Arial" w:hAnsi="Arial" w:cs="Arial"/>
        </w:rPr>
        <w:pPrChange w:id="180" w:author="胡群 Qun Hu  (研发总院 AERI)" w:date="2023-02-02T18:33:00Z">
          <w:pPr>
            <w:tabs>
              <w:tab w:val="left" w:pos="630"/>
            </w:tabs>
            <w:jc w:val="center"/>
          </w:pPr>
        </w:pPrChange>
      </w:pPr>
      <w:moveFromRangeStart w:id="181" w:author="胡群 Qun Hu  (研发总院 AERI)" w:date="2022-12-03T19:26:00Z" w:name="move120988006"/>
      <w:moveFrom w:id="182" w:author="胡群 Qun Hu  (研发总院 AERI)" w:date="2022-12-03T19:26:00Z">
        <w:r w:rsidDel="00FD107F">
          <w:rPr>
            <w:noProof/>
          </w:rPr>
          <w:drawing>
            <wp:inline distT="0" distB="0" distL="0" distR="0" wp14:anchorId="76DDB77B" wp14:editId="4DF89A05">
              <wp:extent cx="1738266" cy="3017307"/>
              <wp:effectExtent l="0" t="0" r="0" b="0"/>
              <wp:docPr id="12" name="图片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21388" cy="31615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  <w:moveFromRangeEnd w:id="181"/>
    </w:p>
    <w:p w14:paraId="385D6C23" w14:textId="6064B392" w:rsidR="0025696B" w:rsidDel="00FD107F" w:rsidRDefault="0025696B" w:rsidP="0025696B">
      <w:pPr>
        <w:tabs>
          <w:tab w:val="left" w:pos="630"/>
        </w:tabs>
        <w:rPr>
          <w:del w:id="183" w:author="胡群 Qun Hu  (研发总院 AERI)" w:date="2022-07-29T10:28:00Z"/>
          <w:rFonts w:ascii="Arial" w:hAnsi="Arial" w:cs="Arial"/>
        </w:rPr>
      </w:pPr>
      <w:del w:id="184" w:author="胡群 Qun Hu  (研发总院 AERI)" w:date="2022-07-29T10:28:00Z">
        <w:r w:rsidDel="00FD107F">
          <w:rPr>
            <w:rFonts w:ascii="Arial" w:hAnsi="Arial" w:cs="Arial" w:hint="eastAsia"/>
          </w:rPr>
          <w:delText>执行完</w:delText>
        </w:r>
      </w:del>
    </w:p>
    <w:p w14:paraId="730A3D8C" w14:textId="2387C1A1" w:rsidR="0025696B" w:rsidRPr="00A01950" w:rsidRDefault="0025696B" w:rsidP="00160D23">
      <w:pPr>
        <w:tabs>
          <w:tab w:val="left" w:pos="630"/>
        </w:tabs>
        <w:rPr>
          <w:rFonts w:ascii="Arial" w:hAnsi="Arial" w:cs="Arial"/>
          <w:sz w:val="24"/>
          <w:szCs w:val="21"/>
        </w:rPr>
      </w:pPr>
      <w:r w:rsidRPr="000255A5">
        <w:rPr>
          <w:rFonts w:ascii="Arial" w:hAnsi="Arial" w:cs="Arial" w:hint="eastAsia"/>
          <w:b/>
          <w:sz w:val="24"/>
          <w:szCs w:val="21"/>
          <w:highlight w:val="yellow"/>
        </w:rPr>
        <w:t>备注</w:t>
      </w:r>
      <w:r w:rsidRPr="000255A5">
        <w:rPr>
          <w:rFonts w:ascii="Arial" w:hAnsi="Arial" w:cs="Arial"/>
          <w:b/>
          <w:sz w:val="24"/>
          <w:szCs w:val="21"/>
          <w:highlight w:val="yellow"/>
        </w:rPr>
        <w:t>：</w:t>
      </w:r>
      <w:r w:rsidR="007E63B6">
        <w:rPr>
          <w:rFonts w:ascii="Arial" w:hAnsi="Arial" w:cs="Arial" w:hint="eastAsia"/>
          <w:highlight w:val="yellow"/>
        </w:rPr>
        <w:t>电动释放功能</w:t>
      </w:r>
      <w:r w:rsidRPr="00A01950">
        <w:rPr>
          <w:rFonts w:ascii="Arial" w:hAnsi="Arial" w:cs="Arial" w:hint="eastAsia"/>
          <w:highlight w:val="yellow"/>
        </w:rPr>
        <w:t>发生故障后</w:t>
      </w:r>
      <w:r w:rsidRPr="00A01950">
        <w:rPr>
          <w:rFonts w:ascii="Arial" w:hAnsi="Arial" w:cs="Arial"/>
          <w:highlight w:val="yellow"/>
        </w:rPr>
        <w:t>，</w:t>
      </w:r>
      <w:r w:rsidRPr="00A01950">
        <w:rPr>
          <w:rFonts w:ascii="Arial" w:hAnsi="Arial" w:cs="Arial" w:hint="eastAsia"/>
          <w:highlight w:val="yellow"/>
        </w:rPr>
        <w:t>电动释放功能</w:t>
      </w:r>
      <w:r w:rsidRPr="00A01950">
        <w:rPr>
          <w:rFonts w:ascii="Arial" w:hAnsi="Arial" w:cs="Arial"/>
          <w:highlight w:val="yellow"/>
        </w:rPr>
        <w:t>重新</w:t>
      </w:r>
      <w:r w:rsidRPr="00A01950">
        <w:rPr>
          <w:rFonts w:ascii="Arial" w:hAnsi="Arial" w:cs="Arial" w:hint="eastAsia"/>
          <w:highlight w:val="yellow"/>
        </w:rPr>
        <w:t>完成</w:t>
      </w:r>
      <w:r w:rsidRPr="00A01950">
        <w:rPr>
          <w:rFonts w:ascii="Arial" w:hAnsi="Arial" w:cs="Arial"/>
          <w:highlight w:val="yellow"/>
        </w:rPr>
        <w:t>一个周期，</w:t>
      </w:r>
      <w:r w:rsidRPr="00A01950">
        <w:rPr>
          <w:rFonts w:ascii="Arial" w:hAnsi="Arial" w:cs="Arial" w:hint="eastAsia"/>
          <w:highlight w:val="yellow"/>
        </w:rPr>
        <w:t>则认为</w:t>
      </w:r>
      <w:r w:rsidRPr="00A01950">
        <w:rPr>
          <w:rFonts w:ascii="Arial" w:hAnsi="Arial" w:cs="Arial"/>
          <w:highlight w:val="yellow"/>
        </w:rPr>
        <w:t>当前故障</w:t>
      </w:r>
      <w:r w:rsidRPr="00A01950">
        <w:rPr>
          <w:rFonts w:ascii="Arial" w:hAnsi="Arial" w:cs="Arial" w:hint="eastAsia"/>
          <w:highlight w:val="yellow"/>
        </w:rPr>
        <w:t>消失</w:t>
      </w:r>
      <w:r w:rsidRPr="00A01950">
        <w:rPr>
          <w:rFonts w:ascii="Arial" w:hAnsi="Arial" w:cs="Arial"/>
          <w:highlight w:val="yellow"/>
        </w:rPr>
        <w:t>；</w:t>
      </w:r>
    </w:p>
    <w:p w14:paraId="6AE824F5" w14:textId="767A50DE" w:rsidR="0025696B" w:rsidDel="009230E8" w:rsidRDefault="0025696B" w:rsidP="00D74308">
      <w:pPr>
        <w:widowControl/>
        <w:numPr>
          <w:ilvl w:val="0"/>
          <w:numId w:val="8"/>
        </w:numPr>
        <w:tabs>
          <w:tab w:val="left" w:pos="630"/>
        </w:tabs>
        <w:ind w:left="5" w:hanging="5"/>
        <w:jc w:val="left"/>
        <w:rPr>
          <w:del w:id="185" w:author="胡群 Qun Hu  (研发总院 AERI)" w:date="2022-08-25T15:46:00Z"/>
          <w:rFonts w:ascii="Arial" w:hAnsi="Arial" w:cs="Arial"/>
          <w:highlight w:val="yellow"/>
        </w:rPr>
      </w:pPr>
      <w:del w:id="186" w:author="胡群 Qun Hu  (研发总院 AERI)" w:date="2022-08-25T15:46:00Z">
        <w:r w:rsidRPr="009E53CA" w:rsidDel="009230E8">
          <w:rPr>
            <w:rFonts w:ascii="Arial" w:hAnsi="Arial" w:cs="Arial" w:hint="eastAsia"/>
            <w:highlight w:val="yellow"/>
          </w:rPr>
          <w:delText>用户干预：若当前处于电释放过程中，</w:delText>
        </w:r>
        <w:r w:rsidRPr="009E53CA" w:rsidDel="009230E8">
          <w:rPr>
            <w:rFonts w:ascii="Arial" w:hAnsi="Arial" w:cs="Arial" w:hint="eastAsia"/>
            <w:highlight w:val="yellow"/>
          </w:rPr>
          <w:delText>O</w:delText>
        </w:r>
        <w:r w:rsidRPr="009E53CA" w:rsidDel="009230E8">
          <w:rPr>
            <w:rFonts w:ascii="Arial" w:hAnsi="Arial" w:cs="Arial"/>
            <w:highlight w:val="yellow"/>
          </w:rPr>
          <w:delText>pen</w:delText>
        </w:r>
        <w:r w:rsidRPr="009E53CA" w:rsidDel="009230E8">
          <w:rPr>
            <w:rFonts w:ascii="Arial" w:hAnsi="Arial" w:cs="Arial" w:hint="eastAsia"/>
            <w:highlight w:val="yellow"/>
          </w:rPr>
          <w:delText>信号还未</w:delText>
        </w:r>
        <w:r w:rsidRPr="009E53CA" w:rsidDel="009230E8">
          <w:rPr>
            <w:rFonts w:ascii="Arial" w:hAnsi="Arial" w:cs="Arial"/>
            <w:highlight w:val="yellow"/>
          </w:rPr>
          <w:delText>发生跳变</w:delText>
        </w:r>
        <w:r w:rsidRPr="009E53CA" w:rsidDel="009230E8">
          <w:rPr>
            <w:rFonts w:ascii="Arial" w:hAnsi="Arial" w:cs="Arial" w:hint="eastAsia"/>
            <w:highlight w:val="yellow"/>
          </w:rPr>
          <w:delText>，</w:delText>
        </w:r>
        <w:r w:rsidDel="009230E8">
          <w:rPr>
            <w:rFonts w:ascii="Arial" w:hAnsi="Arial" w:cs="Arial" w:hint="eastAsia"/>
            <w:highlight w:val="yellow"/>
          </w:rPr>
          <w:delText>用户</w:delText>
        </w:r>
        <w:r w:rsidDel="009230E8">
          <w:rPr>
            <w:rFonts w:ascii="Arial" w:hAnsi="Arial" w:cs="Arial"/>
            <w:highlight w:val="yellow"/>
          </w:rPr>
          <w:delText>直接</w:delText>
        </w:r>
        <w:r w:rsidDel="009230E8">
          <w:rPr>
            <w:rFonts w:ascii="Arial" w:hAnsi="Arial" w:cs="Arial" w:hint="eastAsia"/>
            <w:highlight w:val="yellow"/>
          </w:rPr>
          <w:delText>人为</w:delText>
        </w:r>
        <w:r w:rsidDel="009230E8">
          <w:rPr>
            <w:rFonts w:ascii="Arial" w:hAnsi="Arial" w:cs="Arial"/>
            <w:highlight w:val="yellow"/>
          </w:rPr>
          <w:delText>关闭车门</w:delText>
        </w:r>
        <w:r w:rsidDel="009230E8">
          <w:rPr>
            <w:rFonts w:ascii="Arial" w:hAnsi="Arial" w:cs="Arial" w:hint="eastAsia"/>
            <w:highlight w:val="yellow"/>
          </w:rPr>
          <w:delText>，</w:delText>
        </w:r>
        <w:r w:rsidRPr="009E53CA" w:rsidDel="009230E8">
          <w:rPr>
            <w:rFonts w:ascii="Arial" w:hAnsi="Arial" w:cs="Arial" w:hint="eastAsia"/>
            <w:highlight w:val="yellow"/>
          </w:rPr>
          <w:delText>直接停止释放，执行复位；</w:delText>
        </w:r>
      </w:del>
    </w:p>
    <w:p w14:paraId="66DECA01" w14:textId="77777777" w:rsidR="0025696B" w:rsidRDefault="0025696B" w:rsidP="00D74308">
      <w:pPr>
        <w:widowControl/>
        <w:numPr>
          <w:ilvl w:val="0"/>
          <w:numId w:val="8"/>
        </w:numPr>
        <w:tabs>
          <w:tab w:val="left" w:pos="630"/>
        </w:tabs>
        <w:ind w:left="5" w:hanging="5"/>
        <w:jc w:val="left"/>
        <w:rPr>
          <w:rFonts w:ascii="Arial" w:hAnsi="Arial" w:cs="Arial"/>
          <w:highlight w:val="yellow"/>
        </w:rPr>
      </w:pPr>
      <w:r>
        <w:rPr>
          <w:rFonts w:ascii="Arial" w:hAnsi="Arial" w:cs="Arial" w:hint="eastAsia"/>
          <w:highlight w:val="yellow"/>
        </w:rPr>
        <w:t>整车断电</w:t>
      </w:r>
      <w:r>
        <w:rPr>
          <w:rFonts w:ascii="Arial" w:hAnsi="Arial" w:cs="Arial"/>
          <w:highlight w:val="yellow"/>
        </w:rPr>
        <w:t>后重新上</w:t>
      </w:r>
      <w:r>
        <w:rPr>
          <w:rFonts w:ascii="Arial" w:hAnsi="Arial" w:cs="Arial" w:hint="eastAsia"/>
          <w:highlight w:val="yellow"/>
        </w:rPr>
        <w:t>30</w:t>
      </w:r>
      <w:r>
        <w:rPr>
          <w:rFonts w:ascii="Arial" w:hAnsi="Arial" w:cs="Arial" w:hint="eastAsia"/>
          <w:highlight w:val="yellow"/>
        </w:rPr>
        <w:t>电</w:t>
      </w:r>
      <w:r>
        <w:rPr>
          <w:rFonts w:ascii="Arial" w:hAnsi="Arial" w:cs="Arial"/>
          <w:highlight w:val="yellow"/>
        </w:rPr>
        <w:t>，</w:t>
      </w:r>
      <w:r>
        <w:rPr>
          <w:rFonts w:ascii="Arial" w:hAnsi="Arial" w:cs="Arial" w:hint="eastAsia"/>
          <w:highlight w:val="yellow"/>
        </w:rPr>
        <w:t>DCM</w:t>
      </w:r>
      <w:r>
        <w:rPr>
          <w:rFonts w:ascii="Arial" w:hAnsi="Arial" w:cs="Arial" w:hint="eastAsia"/>
          <w:highlight w:val="yellow"/>
        </w:rPr>
        <w:t>执行</w:t>
      </w:r>
      <w:r>
        <w:rPr>
          <w:rFonts w:ascii="Arial" w:hAnsi="Arial" w:cs="Arial"/>
          <w:highlight w:val="yellow"/>
        </w:rPr>
        <w:t>电释放电机复位一次</w:t>
      </w:r>
      <w:r>
        <w:rPr>
          <w:rFonts w:ascii="Arial" w:hAnsi="Arial" w:cs="Arial" w:hint="eastAsia"/>
          <w:highlight w:val="yellow"/>
        </w:rPr>
        <w:t>；</w:t>
      </w:r>
    </w:p>
    <w:p w14:paraId="36FE1D67" w14:textId="54F04F49" w:rsidR="00F42716" w:rsidDel="009230E8" w:rsidRDefault="00F42716" w:rsidP="00D74308">
      <w:pPr>
        <w:widowControl/>
        <w:numPr>
          <w:ilvl w:val="0"/>
          <w:numId w:val="8"/>
        </w:numPr>
        <w:tabs>
          <w:tab w:val="left" w:pos="630"/>
        </w:tabs>
        <w:ind w:left="5" w:hanging="5"/>
        <w:jc w:val="left"/>
        <w:rPr>
          <w:del w:id="187" w:author="胡群 Qun Hu  (研发总院 AERI)" w:date="2022-08-25T15:46:00Z"/>
          <w:rFonts w:ascii="Arial" w:hAnsi="Arial" w:cs="Arial"/>
          <w:highlight w:val="yellow"/>
        </w:rPr>
      </w:pPr>
      <w:del w:id="188" w:author="胡群 Qun Hu  (研发总院 AERI)" w:date="2022-08-25T15:46:00Z">
        <w:r w:rsidDel="009230E8">
          <w:rPr>
            <w:rFonts w:ascii="Arial" w:hAnsi="Arial" w:cs="Arial" w:hint="eastAsia"/>
            <w:highlight w:val="yellow"/>
          </w:rPr>
          <w:delText>电释放</w:delText>
        </w:r>
        <w:r w:rsidR="00190937" w:rsidDel="009230E8">
          <w:rPr>
            <w:rFonts w:ascii="Arial" w:hAnsi="Arial" w:cs="Arial" w:hint="eastAsia"/>
            <w:highlight w:val="yellow"/>
          </w:rPr>
          <w:delText>2S</w:delText>
        </w:r>
        <w:r w:rsidR="00190937" w:rsidDel="009230E8">
          <w:rPr>
            <w:rFonts w:ascii="Arial" w:hAnsi="Arial" w:cs="Arial" w:hint="eastAsia"/>
            <w:highlight w:val="yellow"/>
          </w:rPr>
          <w:delText>内</w:delText>
        </w:r>
        <w:r w:rsidDel="009230E8">
          <w:rPr>
            <w:rFonts w:ascii="Arial" w:hAnsi="Arial" w:cs="Arial"/>
            <w:highlight w:val="yellow"/>
          </w:rPr>
          <w:delText>，屏蔽</w:delText>
        </w:r>
        <w:r w:rsidDel="009230E8">
          <w:rPr>
            <w:rFonts w:ascii="Arial" w:hAnsi="Arial" w:cs="Arial" w:hint="eastAsia"/>
            <w:highlight w:val="yellow"/>
          </w:rPr>
          <w:delText>电释放</w:delText>
        </w:r>
        <w:r w:rsidDel="009230E8">
          <w:rPr>
            <w:rFonts w:ascii="Arial" w:hAnsi="Arial" w:cs="Arial"/>
            <w:highlight w:val="yellow"/>
          </w:rPr>
          <w:delText>的开关</w:delText>
        </w:r>
        <w:r w:rsidDel="009230E8">
          <w:rPr>
            <w:rFonts w:ascii="Arial" w:hAnsi="Arial" w:cs="Arial" w:hint="eastAsia"/>
            <w:highlight w:val="yellow"/>
          </w:rPr>
          <w:delText>使能信号</w:delText>
        </w:r>
        <w:r w:rsidR="00190937" w:rsidDel="009230E8">
          <w:rPr>
            <w:rFonts w:ascii="Arial" w:hAnsi="Arial" w:cs="Arial" w:hint="eastAsia"/>
            <w:highlight w:val="yellow"/>
          </w:rPr>
          <w:delText>；</w:delText>
        </w:r>
      </w:del>
    </w:p>
    <w:p w14:paraId="68D8E1E2" w14:textId="77777777" w:rsidR="00556D94" w:rsidRPr="00556D94" w:rsidRDefault="00B03466" w:rsidP="00D74308">
      <w:pPr>
        <w:widowControl/>
        <w:numPr>
          <w:ilvl w:val="0"/>
          <w:numId w:val="8"/>
        </w:numPr>
        <w:tabs>
          <w:tab w:val="left" w:pos="630"/>
        </w:tabs>
        <w:ind w:left="5" w:hanging="5"/>
        <w:jc w:val="left"/>
        <w:rPr>
          <w:ins w:id="189" w:author="胡群 Qun Hu  (研发总院 AERI)" w:date="2023-02-02T18:34:00Z"/>
          <w:rFonts w:ascii="Arial" w:hAnsi="Arial" w:cs="Arial"/>
          <w:highlight w:val="yellow"/>
          <w:rPrChange w:id="190" w:author="胡群 Qun Hu  (研发总院 AERI)" w:date="2023-02-02T18:34:00Z">
            <w:rPr>
              <w:ins w:id="191" w:author="胡群 Qun Hu  (研发总院 AERI)" w:date="2023-02-02T18:34:00Z"/>
              <w:rFonts w:ascii="宋体" w:hAnsi="Calibri" w:cs="宋体"/>
              <w:color w:val="000000"/>
              <w:kern w:val="0"/>
              <w:sz w:val="20"/>
              <w:szCs w:val="20"/>
              <w:highlight w:val="yellow"/>
              <w:lang w:val="zh-CN"/>
            </w:rPr>
          </w:rPrChange>
        </w:rPr>
      </w:pPr>
      <w:r>
        <w:rPr>
          <w:rFonts w:ascii="Arial" w:hAnsi="Arial" w:cs="Arial" w:hint="eastAsia"/>
          <w:highlight w:val="yellow"/>
        </w:rPr>
        <w:t>优先级</w:t>
      </w:r>
      <w:del w:id="192" w:author="胡群 Qun Hu  (研发总院 AERI)" w:date="2023-02-02T18:34:00Z">
        <w:r w:rsidDel="00556D94">
          <w:rPr>
            <w:rFonts w:ascii="Arial" w:hAnsi="Arial" w:cs="Arial" w:hint="eastAsia"/>
            <w:highlight w:val="yellow"/>
          </w:rPr>
          <w:delText>为先中控锁后</w:delText>
        </w:r>
        <w:r w:rsidRPr="00B03466" w:rsidDel="00556D94">
          <w:rPr>
            <w:rFonts w:ascii="宋体" w:hAnsi="Calibri" w:cs="宋体" w:hint="eastAsia"/>
            <w:color w:val="000000"/>
            <w:kern w:val="0"/>
            <w:sz w:val="20"/>
            <w:szCs w:val="20"/>
            <w:highlight w:val="yellow"/>
            <w:lang w:val="zh-CN"/>
          </w:rPr>
          <w:delText>儿保锁，最后执行电释放</w:delText>
        </w:r>
      </w:del>
      <w:ins w:id="193" w:author="胡群 Qun Hu  (研发总院 AERI)" w:date="2023-02-02T18:34:00Z">
        <w:r w:rsidR="00556D94">
          <w:rPr>
            <w:rFonts w:ascii="宋体" w:hAnsi="Calibri" w:cs="宋体" w:hint="eastAsia"/>
            <w:color w:val="000000"/>
            <w:kern w:val="0"/>
            <w:sz w:val="20"/>
            <w:szCs w:val="20"/>
            <w:highlight w:val="yellow"/>
            <w:lang w:val="zh-CN"/>
          </w:rPr>
          <w:t>定义</w:t>
        </w:r>
        <w:r w:rsidR="00556D94">
          <w:rPr>
            <w:rFonts w:ascii="宋体" w:hAnsi="Calibri" w:cs="宋体"/>
            <w:color w:val="000000"/>
            <w:kern w:val="0"/>
            <w:sz w:val="20"/>
            <w:szCs w:val="20"/>
            <w:highlight w:val="yellow"/>
            <w:lang w:val="zh-CN"/>
          </w:rPr>
          <w:t>：</w:t>
        </w:r>
      </w:ins>
    </w:p>
    <w:p w14:paraId="3F3634A6" w14:textId="77777777" w:rsidR="00556D94" w:rsidRPr="00556D94" w:rsidRDefault="00556D94" w:rsidP="00556D94">
      <w:pPr>
        <w:widowControl/>
        <w:tabs>
          <w:tab w:val="left" w:pos="630"/>
        </w:tabs>
        <w:ind w:leftChars="300" w:left="630"/>
        <w:jc w:val="left"/>
        <w:rPr>
          <w:ins w:id="194" w:author="胡群 Qun Hu  (研发总院 AERI)" w:date="2023-02-02T18:35:00Z"/>
          <w:rFonts w:ascii="宋体" w:hAnsi="Calibri" w:cs="宋体" w:hint="eastAsia"/>
          <w:color w:val="000000"/>
          <w:kern w:val="0"/>
          <w:sz w:val="20"/>
          <w:szCs w:val="20"/>
          <w:lang w:val="zh-CN"/>
        </w:rPr>
        <w:pPrChange w:id="195" w:author="胡群 Qun Hu  (研发总院 AERI)" w:date="2023-02-02T18:35:00Z">
          <w:pPr>
            <w:widowControl/>
            <w:tabs>
              <w:tab w:val="left" w:pos="630"/>
            </w:tabs>
            <w:ind w:left="5" w:firstLineChars="300" w:firstLine="600"/>
            <w:jc w:val="left"/>
          </w:pPr>
        </w:pPrChange>
      </w:pPr>
      <w:ins w:id="196" w:author="胡群 Qun Hu  (研发总院 AERI)" w:date="2023-02-02T18:34:00Z">
        <w:r>
          <w:rPr>
            <w:rFonts w:ascii="宋体" w:hAnsi="Calibri" w:cs="宋体" w:hint="eastAsia"/>
            <w:color w:val="000000"/>
            <w:kern w:val="0"/>
            <w:sz w:val="20"/>
            <w:szCs w:val="20"/>
            <w:lang w:val="zh-CN"/>
          </w:rPr>
          <w:t>1</w:t>
        </w:r>
      </w:ins>
      <w:ins w:id="197" w:author="胡群 Qun Hu  (研发总院 AERI)" w:date="2023-02-02T18:35:00Z">
        <w:r>
          <w:rPr>
            <w:rFonts w:ascii="宋体" w:hAnsi="Calibri" w:cs="宋体" w:hint="eastAsia"/>
            <w:color w:val="000000"/>
            <w:kern w:val="0"/>
            <w:sz w:val="20"/>
            <w:szCs w:val="20"/>
            <w:lang w:val="zh-CN"/>
          </w:rPr>
          <w:t>、</w:t>
        </w:r>
      </w:ins>
      <w:ins w:id="198" w:author="胡群 Qun Hu  (研发总院 AERI)" w:date="2023-02-02T18:34:00Z">
        <w:r w:rsidRPr="00556D94">
          <w:rPr>
            <w:rFonts w:ascii="宋体" w:hAnsi="Calibri" w:cs="宋体" w:hint="eastAsia"/>
            <w:color w:val="000000"/>
            <w:kern w:val="0"/>
            <w:sz w:val="20"/>
            <w:szCs w:val="20"/>
            <w:lang w:val="zh-CN"/>
          </w:rPr>
          <w:t>电释放和电复位，作为一个整体动作，不可拆分</w:t>
        </w:r>
      </w:ins>
      <w:ins w:id="199" w:author="胡群 Qun Hu  (研发总院 AERI)" w:date="2023-02-02T18:35:00Z">
        <w:r>
          <w:rPr>
            <w:rFonts w:ascii="宋体" w:hAnsi="Calibri" w:cs="宋体"/>
            <w:color w:val="000000"/>
            <w:kern w:val="0"/>
            <w:sz w:val="20"/>
            <w:szCs w:val="20"/>
            <w:lang w:val="zh-CN"/>
          </w:rPr>
          <w:br/>
        </w:r>
        <w:r w:rsidRPr="00556D94">
          <w:rPr>
            <w:rFonts w:ascii="宋体" w:hAnsi="Calibri" w:cs="宋体" w:hint="eastAsia"/>
            <w:color w:val="000000"/>
            <w:kern w:val="0"/>
            <w:sz w:val="20"/>
            <w:szCs w:val="20"/>
            <w:lang w:val="zh-CN"/>
          </w:rPr>
          <w:t>2、当执行电释放功能时，不响应儿童保护功能，不响应解闭锁功能。</w:t>
        </w:r>
      </w:ins>
    </w:p>
    <w:p w14:paraId="1D8E9AC6" w14:textId="77777777" w:rsidR="00556D94" w:rsidRPr="00556D94" w:rsidRDefault="00556D94" w:rsidP="00556D94">
      <w:pPr>
        <w:widowControl/>
        <w:tabs>
          <w:tab w:val="left" w:pos="630"/>
        </w:tabs>
        <w:ind w:left="5" w:firstLineChars="300" w:firstLine="600"/>
        <w:jc w:val="left"/>
        <w:rPr>
          <w:ins w:id="200" w:author="胡群 Qun Hu  (研发总院 AERI)" w:date="2023-02-02T18:35:00Z"/>
          <w:rFonts w:ascii="宋体" w:hAnsi="Calibri" w:cs="宋体" w:hint="eastAsia"/>
          <w:color w:val="000000"/>
          <w:kern w:val="0"/>
          <w:sz w:val="20"/>
          <w:szCs w:val="20"/>
          <w:lang w:val="zh-CN"/>
        </w:rPr>
      </w:pPr>
      <w:ins w:id="201" w:author="胡群 Qun Hu  (研发总院 AERI)" w:date="2023-02-02T18:35:00Z">
        <w:r w:rsidRPr="00556D94">
          <w:rPr>
            <w:rFonts w:ascii="宋体" w:hAnsi="Calibri" w:cs="宋体" w:hint="eastAsia"/>
            <w:color w:val="000000"/>
            <w:kern w:val="0"/>
            <w:sz w:val="20"/>
            <w:szCs w:val="20"/>
            <w:lang w:val="zh-CN"/>
          </w:rPr>
          <w:t>3、当电动释放功能输入和儿童保护功能输入、解闭锁功能输入同时有效时，优先执行电动释放功能。</w:t>
        </w:r>
      </w:ins>
    </w:p>
    <w:p w14:paraId="02D468F0" w14:textId="77777777" w:rsidR="00556D94" w:rsidRPr="00556D94" w:rsidRDefault="00556D94" w:rsidP="00556D94">
      <w:pPr>
        <w:widowControl/>
        <w:tabs>
          <w:tab w:val="left" w:pos="630"/>
        </w:tabs>
        <w:ind w:left="5" w:firstLineChars="300" w:firstLine="600"/>
        <w:jc w:val="left"/>
        <w:rPr>
          <w:ins w:id="202" w:author="胡群 Qun Hu  (研发总院 AERI)" w:date="2023-02-02T18:35:00Z"/>
          <w:rFonts w:ascii="宋体" w:hAnsi="Calibri" w:cs="宋体" w:hint="eastAsia"/>
          <w:color w:val="000000"/>
          <w:kern w:val="0"/>
          <w:sz w:val="20"/>
          <w:szCs w:val="20"/>
          <w:lang w:val="zh-CN"/>
        </w:rPr>
      </w:pPr>
      <w:ins w:id="203" w:author="胡群 Qun Hu  (研发总院 AERI)" w:date="2023-02-02T18:35:00Z">
        <w:r w:rsidRPr="00556D94">
          <w:rPr>
            <w:rFonts w:ascii="宋体" w:hAnsi="Calibri" w:cs="宋体" w:hint="eastAsia"/>
            <w:color w:val="000000"/>
            <w:kern w:val="0"/>
            <w:sz w:val="20"/>
            <w:szCs w:val="20"/>
            <w:lang w:val="zh-CN"/>
          </w:rPr>
          <w:t>4、电释放儿保锁功能、解闭锁功能。不允许互相打断。</w:t>
        </w:r>
      </w:ins>
    </w:p>
    <w:p w14:paraId="4BD31C2F" w14:textId="29CA6BD9" w:rsidR="00B03466" w:rsidRDefault="00556D94" w:rsidP="00556D94">
      <w:pPr>
        <w:widowControl/>
        <w:tabs>
          <w:tab w:val="left" w:pos="630"/>
        </w:tabs>
        <w:ind w:left="5" w:firstLineChars="300" w:firstLine="600"/>
        <w:jc w:val="left"/>
        <w:rPr>
          <w:rFonts w:ascii="Arial" w:hAnsi="Arial" w:cs="Arial"/>
          <w:highlight w:val="yellow"/>
        </w:rPr>
        <w:pPrChange w:id="204" w:author="胡群 Qun Hu  (研发总院 AERI)" w:date="2023-02-02T18:34:00Z">
          <w:pPr>
            <w:widowControl/>
            <w:numPr>
              <w:numId w:val="8"/>
            </w:numPr>
            <w:tabs>
              <w:tab w:val="left" w:pos="630"/>
            </w:tabs>
            <w:ind w:left="5" w:hanging="5"/>
            <w:jc w:val="left"/>
          </w:pPr>
        </w:pPrChange>
      </w:pPr>
      <w:ins w:id="205" w:author="胡群 Qun Hu  (研发总院 AERI)" w:date="2023-02-02T18:35:00Z">
        <w:r w:rsidRPr="00556D94">
          <w:rPr>
            <w:rFonts w:ascii="宋体" w:hAnsi="Calibri" w:cs="宋体" w:hint="eastAsia"/>
            <w:color w:val="000000"/>
            <w:kern w:val="0"/>
            <w:sz w:val="20"/>
            <w:szCs w:val="20"/>
            <w:lang w:val="zh-CN"/>
          </w:rPr>
          <w:t>即：当前的动作正在执行时，不响应其他复用的功能请求。</w:t>
        </w:r>
      </w:ins>
      <w:del w:id="206" w:author="胡群 Qun Hu  (研发总院 AERI)" w:date="2023-02-02T18:35:00Z">
        <w:r w:rsidR="00B03466" w:rsidDel="00556D94">
          <w:rPr>
            <w:rFonts w:ascii="宋体" w:hAnsi="Calibri" w:cs="宋体" w:hint="eastAsia"/>
            <w:color w:val="000000"/>
            <w:kern w:val="0"/>
            <w:sz w:val="20"/>
            <w:szCs w:val="20"/>
            <w:highlight w:val="yellow"/>
            <w:lang w:val="zh-CN"/>
          </w:rPr>
          <w:delText>；</w:delText>
        </w:r>
      </w:del>
    </w:p>
    <w:p w14:paraId="75188AC8" w14:textId="1E35871C" w:rsidR="0090168D" w:rsidRPr="0086508A" w:rsidRDefault="0090168D" w:rsidP="0090168D">
      <w:pPr>
        <w:pStyle w:val="2"/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440EAC">
        <w:rPr>
          <w:rFonts w:ascii="Times New Roman" w:hAnsi="Times New Roman" w:cs="Times New Roman"/>
          <w:sz w:val="22"/>
          <w:szCs w:val="22"/>
        </w:rPr>
        <w:t>4.</w:t>
      </w:r>
      <w:r>
        <w:rPr>
          <w:rFonts w:ascii="Times New Roman" w:hAnsi="Times New Roman" w:cs="Times New Roman"/>
          <w:sz w:val="22"/>
          <w:szCs w:val="22"/>
        </w:rPr>
        <w:t>2</w:t>
      </w:r>
      <w:r w:rsidRPr="00440EAC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D</w:t>
      </w:r>
      <w:r w:rsidRPr="00A17BED">
        <w:rPr>
          <w:rFonts w:ascii="Times New Roman" w:hAnsi="Times New Roman" w:cs="Times New Roman"/>
          <w:sz w:val="22"/>
          <w:szCs w:val="22"/>
        </w:rPr>
        <w:t xml:space="preserve">oor </w:t>
      </w:r>
      <w:r>
        <w:rPr>
          <w:rFonts w:ascii="Times New Roman" w:hAnsi="Times New Roman" w:cs="Times New Roman"/>
          <w:sz w:val="22"/>
          <w:szCs w:val="22"/>
        </w:rPr>
        <w:t xml:space="preserve">Centre Lock </w:t>
      </w:r>
      <w:r w:rsidRPr="00440EAC">
        <w:rPr>
          <w:rFonts w:ascii="Times New Roman" w:hAnsi="Times New Roman" w:cs="Times New Roman"/>
          <w:sz w:val="22"/>
          <w:szCs w:val="22"/>
        </w:rPr>
        <w:t xml:space="preserve">Management </w:t>
      </w:r>
    </w:p>
    <w:p w14:paraId="47D235CD" w14:textId="6BE24A50" w:rsidR="0090168D" w:rsidRPr="00440EAC" w:rsidRDefault="0090168D" w:rsidP="0090168D">
      <w:pPr>
        <w:outlineLvl w:val="2"/>
        <w:rPr>
          <w:b/>
          <w:sz w:val="22"/>
          <w:szCs w:val="22"/>
        </w:rPr>
      </w:pPr>
      <w:r w:rsidRPr="00440EAC">
        <w:rPr>
          <w:b/>
          <w:sz w:val="22"/>
          <w:szCs w:val="22"/>
        </w:rPr>
        <w:t>4.</w:t>
      </w:r>
      <w:r>
        <w:rPr>
          <w:b/>
          <w:sz w:val="22"/>
          <w:szCs w:val="22"/>
        </w:rPr>
        <w:t>2</w:t>
      </w:r>
      <w:r w:rsidRPr="00440EAC">
        <w:rPr>
          <w:b/>
          <w:sz w:val="22"/>
          <w:szCs w:val="22"/>
        </w:rPr>
        <w:t xml:space="preserve">.1 Working Conditions </w:t>
      </w:r>
    </w:p>
    <w:tbl>
      <w:tblPr>
        <w:tblW w:w="9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2338"/>
        <w:gridCol w:w="1985"/>
        <w:gridCol w:w="1984"/>
        <w:gridCol w:w="1073"/>
      </w:tblGrid>
      <w:tr w:rsidR="0090168D" w:rsidRPr="0057581B" w14:paraId="62C6327D" w14:textId="77777777" w:rsidTr="00682283">
        <w:trPr>
          <w:trHeight w:val="605"/>
        </w:trPr>
        <w:tc>
          <w:tcPr>
            <w:tcW w:w="2448" w:type="dxa"/>
            <w:vAlign w:val="center"/>
          </w:tcPr>
          <w:p w14:paraId="6666E631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Working Conditions</w:t>
            </w:r>
          </w:p>
        </w:tc>
        <w:tc>
          <w:tcPr>
            <w:tcW w:w="2338" w:type="dxa"/>
            <w:vAlign w:val="center"/>
          </w:tcPr>
          <w:p w14:paraId="1499D526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Functionality</w:t>
            </w:r>
          </w:p>
        </w:tc>
        <w:tc>
          <w:tcPr>
            <w:tcW w:w="1985" w:type="dxa"/>
            <w:vAlign w:val="center"/>
          </w:tcPr>
          <w:p w14:paraId="6C92C322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Network Wake UP</w:t>
            </w:r>
          </w:p>
        </w:tc>
        <w:tc>
          <w:tcPr>
            <w:tcW w:w="1984" w:type="dxa"/>
            <w:vAlign w:val="center"/>
          </w:tcPr>
          <w:p w14:paraId="5554CF42" w14:textId="77777777" w:rsidR="0090168D" w:rsidRPr="0057581B" w:rsidRDefault="0090168D" w:rsidP="00682283">
            <w:pPr>
              <w:autoSpaceDE w:val="0"/>
              <w:autoSpaceDN w:val="0"/>
              <w:adjustRightInd w:val="0"/>
              <w:ind w:rightChars="34" w:right="71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Wake Up Source</w:t>
            </w:r>
          </w:p>
        </w:tc>
        <w:tc>
          <w:tcPr>
            <w:tcW w:w="1073" w:type="dxa"/>
            <w:vAlign w:val="center"/>
          </w:tcPr>
          <w:p w14:paraId="31A00400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Remark</w:t>
            </w:r>
          </w:p>
        </w:tc>
      </w:tr>
      <w:tr w:rsidR="0090168D" w:rsidRPr="0057581B" w14:paraId="1F447549" w14:textId="77777777" w:rsidTr="00682283">
        <w:trPr>
          <w:trHeight w:val="455"/>
        </w:trPr>
        <w:tc>
          <w:tcPr>
            <w:tcW w:w="2448" w:type="dxa"/>
            <w:vAlign w:val="center"/>
          </w:tcPr>
          <w:p w14:paraId="688BD1FB" w14:textId="77777777" w:rsidR="0090168D" w:rsidRPr="00576BA3" w:rsidRDefault="0090168D" w:rsidP="00682283">
            <w:pPr>
              <w:widowControl/>
              <w:spacing w:line="240" w:lineRule="atLeast"/>
              <w:jc w:val="center"/>
              <w:rPr>
                <w:rFonts w:ascii="Arial" w:hAnsi="Arial" w:cs="Arial"/>
                <w:szCs w:val="21"/>
              </w:rPr>
            </w:pPr>
            <w:r w:rsidRPr="00576BA3">
              <w:rPr>
                <w:rFonts w:ascii="Arial" w:hAnsi="Arial" w:cs="Arial"/>
                <w:szCs w:val="21"/>
              </w:rPr>
              <w:t>Ignition Off(+30)</w:t>
            </w:r>
          </w:p>
        </w:tc>
        <w:tc>
          <w:tcPr>
            <w:tcW w:w="2338" w:type="dxa"/>
            <w:vAlign w:val="center"/>
          </w:tcPr>
          <w:p w14:paraId="35708433" w14:textId="7BE2E54B" w:rsidR="0090168D" w:rsidRPr="0090168D" w:rsidRDefault="0090168D" w:rsidP="0090168D">
            <w:pPr>
              <w:widowControl/>
              <w:spacing w:line="240" w:lineRule="atLeast"/>
              <w:jc w:val="center"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 xml:space="preserve">Centre Lock Control </w:t>
            </w:r>
          </w:p>
        </w:tc>
        <w:tc>
          <w:tcPr>
            <w:tcW w:w="1985" w:type="dxa"/>
            <w:vAlign w:val="center"/>
          </w:tcPr>
          <w:p w14:paraId="388C59DE" w14:textId="77777777" w:rsidR="0090168D" w:rsidRPr="00E83A69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984" w:type="dxa"/>
            <w:vAlign w:val="center"/>
          </w:tcPr>
          <w:p w14:paraId="7B605C1B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073" w:type="dxa"/>
            <w:vAlign w:val="center"/>
          </w:tcPr>
          <w:p w14:paraId="3ABA7C6F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90168D" w:rsidRPr="0057581B" w14:paraId="3102309F" w14:textId="77777777" w:rsidTr="00682283">
        <w:trPr>
          <w:trHeight w:val="577"/>
        </w:trPr>
        <w:tc>
          <w:tcPr>
            <w:tcW w:w="2448" w:type="dxa"/>
            <w:vAlign w:val="center"/>
          </w:tcPr>
          <w:p w14:paraId="20542586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Ignition Acc(+15)</w:t>
            </w:r>
          </w:p>
        </w:tc>
        <w:tc>
          <w:tcPr>
            <w:tcW w:w="2338" w:type="dxa"/>
            <w:vAlign w:val="center"/>
          </w:tcPr>
          <w:p w14:paraId="15AEFF8B" w14:textId="2B9C0CB5" w:rsidR="0090168D" w:rsidRPr="0090168D" w:rsidRDefault="0090168D" w:rsidP="0090168D">
            <w:pPr>
              <w:widowControl/>
              <w:spacing w:line="240" w:lineRule="atLeast"/>
              <w:jc w:val="center"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 xml:space="preserve">Centre Lock Control </w:t>
            </w:r>
          </w:p>
        </w:tc>
        <w:tc>
          <w:tcPr>
            <w:tcW w:w="1985" w:type="dxa"/>
            <w:vAlign w:val="center"/>
          </w:tcPr>
          <w:p w14:paraId="758E2D4B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984" w:type="dxa"/>
            <w:vAlign w:val="center"/>
          </w:tcPr>
          <w:p w14:paraId="6A6C801E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073" w:type="dxa"/>
            <w:vAlign w:val="center"/>
          </w:tcPr>
          <w:p w14:paraId="5F7BF210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90168D" w:rsidRPr="0057581B" w14:paraId="222E1B6F" w14:textId="77777777" w:rsidTr="00682283">
        <w:trPr>
          <w:trHeight w:val="515"/>
        </w:trPr>
        <w:tc>
          <w:tcPr>
            <w:tcW w:w="2448" w:type="dxa"/>
            <w:vAlign w:val="center"/>
          </w:tcPr>
          <w:p w14:paraId="3C101150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Ignition On(+15)</w:t>
            </w:r>
          </w:p>
        </w:tc>
        <w:tc>
          <w:tcPr>
            <w:tcW w:w="2338" w:type="dxa"/>
            <w:vAlign w:val="center"/>
          </w:tcPr>
          <w:p w14:paraId="569B76E8" w14:textId="49B94B2A" w:rsidR="0090168D" w:rsidRPr="0090168D" w:rsidRDefault="0090168D" w:rsidP="0090168D">
            <w:pPr>
              <w:widowControl/>
              <w:spacing w:line="240" w:lineRule="atLeast"/>
              <w:jc w:val="center"/>
              <w:rPr>
                <w:rFonts w:ascii="Arial" w:hAnsi="Arial"/>
                <w:szCs w:val="21"/>
              </w:rPr>
            </w:pPr>
            <w:r>
              <w:rPr>
                <w:rFonts w:ascii="Arial" w:hAnsi="Arial"/>
                <w:szCs w:val="21"/>
              </w:rPr>
              <w:t xml:space="preserve">Centre Lock Control </w:t>
            </w:r>
          </w:p>
        </w:tc>
        <w:tc>
          <w:tcPr>
            <w:tcW w:w="1985" w:type="dxa"/>
            <w:vAlign w:val="center"/>
          </w:tcPr>
          <w:p w14:paraId="252D97EC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984" w:type="dxa"/>
            <w:vAlign w:val="center"/>
          </w:tcPr>
          <w:p w14:paraId="6129F2F4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073" w:type="dxa"/>
            <w:vAlign w:val="center"/>
          </w:tcPr>
          <w:p w14:paraId="215A59A7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90168D" w:rsidRPr="0057581B" w14:paraId="2224AC31" w14:textId="77777777" w:rsidTr="00682283">
        <w:trPr>
          <w:trHeight w:val="460"/>
        </w:trPr>
        <w:tc>
          <w:tcPr>
            <w:tcW w:w="2448" w:type="dxa"/>
            <w:vAlign w:val="center"/>
          </w:tcPr>
          <w:p w14:paraId="5DDF3AE7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Timed with ignition off</w:t>
            </w:r>
          </w:p>
        </w:tc>
        <w:tc>
          <w:tcPr>
            <w:tcW w:w="2338" w:type="dxa"/>
            <w:vAlign w:val="center"/>
          </w:tcPr>
          <w:p w14:paraId="57E397FE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985" w:type="dxa"/>
            <w:vAlign w:val="center"/>
          </w:tcPr>
          <w:p w14:paraId="514AD093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984" w:type="dxa"/>
            <w:vAlign w:val="center"/>
          </w:tcPr>
          <w:p w14:paraId="3E30876C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073" w:type="dxa"/>
            <w:vAlign w:val="center"/>
          </w:tcPr>
          <w:p w14:paraId="66C802EA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kern w:val="0"/>
                <w:szCs w:val="21"/>
              </w:rPr>
            </w:pPr>
          </w:p>
        </w:tc>
      </w:tr>
      <w:tr w:rsidR="0090168D" w:rsidRPr="0057581B" w14:paraId="79581084" w14:textId="77777777" w:rsidTr="00682283">
        <w:trPr>
          <w:trHeight w:val="453"/>
        </w:trPr>
        <w:tc>
          <w:tcPr>
            <w:tcW w:w="2448" w:type="dxa"/>
            <w:vAlign w:val="center"/>
          </w:tcPr>
          <w:p w14:paraId="73EE9DD4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Cut off during starting</w:t>
            </w:r>
          </w:p>
        </w:tc>
        <w:tc>
          <w:tcPr>
            <w:tcW w:w="2338" w:type="dxa"/>
            <w:vAlign w:val="center"/>
          </w:tcPr>
          <w:p w14:paraId="2429B98A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985" w:type="dxa"/>
            <w:vAlign w:val="center"/>
          </w:tcPr>
          <w:p w14:paraId="6FBFAFC8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984" w:type="dxa"/>
            <w:vAlign w:val="center"/>
          </w:tcPr>
          <w:p w14:paraId="27C784E4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073" w:type="dxa"/>
            <w:vAlign w:val="center"/>
          </w:tcPr>
          <w:p w14:paraId="2C41F4C6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90168D" w:rsidRPr="0057581B" w14:paraId="57080FF3" w14:textId="77777777" w:rsidTr="00682283">
        <w:trPr>
          <w:trHeight w:val="459"/>
        </w:trPr>
        <w:tc>
          <w:tcPr>
            <w:tcW w:w="2448" w:type="dxa"/>
            <w:vAlign w:val="center"/>
          </w:tcPr>
          <w:p w14:paraId="427E87D2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Cut off with low battery</w:t>
            </w:r>
          </w:p>
        </w:tc>
        <w:tc>
          <w:tcPr>
            <w:tcW w:w="2338" w:type="dxa"/>
            <w:vAlign w:val="center"/>
          </w:tcPr>
          <w:p w14:paraId="0B2D6479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985" w:type="dxa"/>
            <w:vAlign w:val="center"/>
          </w:tcPr>
          <w:p w14:paraId="67743FFC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984" w:type="dxa"/>
            <w:vAlign w:val="center"/>
          </w:tcPr>
          <w:p w14:paraId="71C79211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073" w:type="dxa"/>
            <w:vAlign w:val="center"/>
          </w:tcPr>
          <w:p w14:paraId="103B891E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</w:tbl>
    <w:p w14:paraId="6B58C520" w14:textId="21C53F86" w:rsidR="0090168D" w:rsidRPr="00B97F3A" w:rsidRDefault="0090168D" w:rsidP="0090168D">
      <w:pPr>
        <w:outlineLvl w:val="2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4.2.2 Function Diagram </w:t>
      </w:r>
    </w:p>
    <w:p w14:paraId="478F5363" w14:textId="77777777" w:rsidR="0090168D" w:rsidRPr="005F08C4" w:rsidRDefault="0090168D" w:rsidP="0090168D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5BC57AF" wp14:editId="057CBB4E">
            <wp:extent cx="6479540" cy="318008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D30E" w14:textId="77B992F3" w:rsidR="0090168D" w:rsidRPr="00440EAC" w:rsidRDefault="0090168D" w:rsidP="0090168D">
      <w:pPr>
        <w:outlineLvl w:val="2"/>
        <w:rPr>
          <w:b/>
          <w:sz w:val="22"/>
          <w:szCs w:val="22"/>
        </w:rPr>
      </w:pPr>
      <w:r w:rsidRPr="00440EAC">
        <w:rPr>
          <w:b/>
          <w:sz w:val="22"/>
          <w:szCs w:val="22"/>
        </w:rPr>
        <w:t>4.</w:t>
      </w:r>
      <w:r>
        <w:rPr>
          <w:b/>
          <w:sz w:val="22"/>
          <w:szCs w:val="22"/>
        </w:rPr>
        <w:t>2</w:t>
      </w:r>
      <w:r w:rsidRPr="00440EAC">
        <w:rPr>
          <w:b/>
          <w:sz w:val="22"/>
          <w:szCs w:val="22"/>
        </w:rPr>
        <w:t xml:space="preserve">.3 I/O information </w:t>
      </w:r>
    </w:p>
    <w:p w14:paraId="7C73B4F9" w14:textId="77777777" w:rsidR="0090168D" w:rsidRDefault="0090168D" w:rsidP="0090168D">
      <w:pPr>
        <w:rPr>
          <w:sz w:val="22"/>
          <w:szCs w:val="22"/>
        </w:rPr>
      </w:pPr>
      <w:r w:rsidRPr="00440EAC">
        <w:rPr>
          <w:sz w:val="22"/>
          <w:szCs w:val="22"/>
        </w:rPr>
        <w:t xml:space="preserve">Input list: </w:t>
      </w:r>
    </w:p>
    <w:tbl>
      <w:tblPr>
        <w:tblW w:w="99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8"/>
        <w:gridCol w:w="1417"/>
        <w:gridCol w:w="1701"/>
        <w:gridCol w:w="1134"/>
        <w:gridCol w:w="1136"/>
        <w:gridCol w:w="1411"/>
      </w:tblGrid>
      <w:tr w:rsidR="0090168D" w:rsidRPr="0057581B" w14:paraId="4F90C43C" w14:textId="77777777" w:rsidTr="00F87C0D">
        <w:trPr>
          <w:trHeight w:val="357"/>
          <w:jc w:val="center"/>
        </w:trPr>
        <w:tc>
          <w:tcPr>
            <w:tcW w:w="3118" w:type="dxa"/>
            <w:vAlign w:val="center"/>
          </w:tcPr>
          <w:p w14:paraId="7DF29C14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Signal</w:t>
            </w:r>
          </w:p>
        </w:tc>
        <w:tc>
          <w:tcPr>
            <w:tcW w:w="1417" w:type="dxa"/>
            <w:vAlign w:val="center"/>
          </w:tcPr>
          <w:p w14:paraId="5F5AB38F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Signal types</w:t>
            </w:r>
          </w:p>
        </w:tc>
        <w:tc>
          <w:tcPr>
            <w:tcW w:w="1701" w:type="dxa"/>
            <w:vAlign w:val="center"/>
          </w:tcPr>
          <w:p w14:paraId="35A75E60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 w:hint="eastAsia"/>
                <w:bCs/>
                <w:kern w:val="0"/>
                <w:szCs w:val="21"/>
              </w:rPr>
              <w:t>High/Low active</w:t>
            </w:r>
          </w:p>
        </w:tc>
        <w:tc>
          <w:tcPr>
            <w:tcW w:w="1134" w:type="dxa"/>
            <w:vAlign w:val="center"/>
          </w:tcPr>
          <w:p w14:paraId="70DC5227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Owner</w:t>
            </w:r>
          </w:p>
        </w:tc>
        <w:tc>
          <w:tcPr>
            <w:tcW w:w="1136" w:type="dxa"/>
            <w:vAlign w:val="center"/>
          </w:tcPr>
          <w:p w14:paraId="4F4894BC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Receiver</w:t>
            </w:r>
          </w:p>
        </w:tc>
        <w:tc>
          <w:tcPr>
            <w:tcW w:w="1411" w:type="dxa"/>
            <w:vAlign w:val="center"/>
          </w:tcPr>
          <w:p w14:paraId="2E7EBFCC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Remark</w:t>
            </w:r>
          </w:p>
        </w:tc>
      </w:tr>
      <w:tr w:rsidR="0090168D" w:rsidRPr="0057581B" w14:paraId="14AE3B14" w14:textId="77777777" w:rsidTr="00F87C0D">
        <w:trPr>
          <w:trHeight w:val="357"/>
          <w:jc w:val="center"/>
        </w:trPr>
        <w:tc>
          <w:tcPr>
            <w:tcW w:w="3118" w:type="dxa"/>
            <w:vAlign w:val="center"/>
          </w:tcPr>
          <w:p w14:paraId="7FC50470" w14:textId="4D991BE5" w:rsidR="0090168D" w:rsidRPr="006C7A5D" w:rsidRDefault="00F87C0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/</w:t>
            </w:r>
          </w:p>
        </w:tc>
        <w:tc>
          <w:tcPr>
            <w:tcW w:w="1417" w:type="dxa"/>
            <w:vAlign w:val="center"/>
          </w:tcPr>
          <w:p w14:paraId="44484A4D" w14:textId="1616DDD3" w:rsidR="0090168D" w:rsidRPr="0057581B" w:rsidRDefault="00F87C0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>/</w:t>
            </w:r>
          </w:p>
        </w:tc>
        <w:tc>
          <w:tcPr>
            <w:tcW w:w="1701" w:type="dxa"/>
            <w:vAlign w:val="center"/>
          </w:tcPr>
          <w:p w14:paraId="24575181" w14:textId="2A79D267" w:rsidR="0090168D" w:rsidRPr="0057581B" w:rsidRDefault="00F87C0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>/</w:t>
            </w:r>
          </w:p>
        </w:tc>
        <w:tc>
          <w:tcPr>
            <w:tcW w:w="1134" w:type="dxa"/>
            <w:vAlign w:val="center"/>
          </w:tcPr>
          <w:p w14:paraId="44DE7A0F" w14:textId="35636FF6" w:rsidR="0090168D" w:rsidRPr="0057581B" w:rsidRDefault="0090168D" w:rsidP="00F87C0D">
            <w:pPr>
              <w:autoSpaceDE w:val="0"/>
              <w:autoSpaceDN w:val="0"/>
              <w:adjustRightInd w:val="0"/>
              <w:ind w:leftChars="-109" w:left="-229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 xml:space="preserve"> </w:t>
            </w:r>
            <w:r w:rsidR="00F87C0D">
              <w:rPr>
                <w:rFonts w:ascii="Arial" w:hAnsi="Arial" w:cs="Arial"/>
                <w:bCs/>
                <w:kern w:val="0"/>
                <w:szCs w:val="21"/>
              </w:rPr>
              <w:t>/</w:t>
            </w:r>
          </w:p>
        </w:tc>
        <w:tc>
          <w:tcPr>
            <w:tcW w:w="1136" w:type="dxa"/>
            <w:vAlign w:val="center"/>
          </w:tcPr>
          <w:p w14:paraId="25FD7422" w14:textId="7F9044BD" w:rsidR="0090168D" w:rsidRPr="0057581B" w:rsidRDefault="00F87C0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>/</w:t>
            </w:r>
          </w:p>
        </w:tc>
        <w:tc>
          <w:tcPr>
            <w:tcW w:w="1411" w:type="dxa"/>
            <w:vAlign w:val="center"/>
          </w:tcPr>
          <w:p w14:paraId="075CF84C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</w:tbl>
    <w:p w14:paraId="7035ED10" w14:textId="77777777" w:rsidR="0090168D" w:rsidRPr="00440EAC" w:rsidRDefault="0090168D" w:rsidP="0090168D">
      <w:pPr>
        <w:ind w:right="440"/>
        <w:rPr>
          <w:sz w:val="22"/>
          <w:szCs w:val="22"/>
        </w:rPr>
      </w:pPr>
    </w:p>
    <w:p w14:paraId="5FD4696F" w14:textId="77777777" w:rsidR="0090168D" w:rsidRDefault="0090168D" w:rsidP="0090168D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Output list: </w:t>
      </w:r>
    </w:p>
    <w:p w14:paraId="72DDB371" w14:textId="77777777" w:rsidR="0090168D" w:rsidRDefault="0090168D" w:rsidP="0090168D">
      <w:pPr>
        <w:jc w:val="left"/>
        <w:rPr>
          <w:sz w:val="22"/>
          <w:szCs w:val="22"/>
        </w:rPr>
      </w:pPr>
    </w:p>
    <w:tbl>
      <w:tblPr>
        <w:tblW w:w="84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06"/>
        <w:gridCol w:w="1418"/>
        <w:gridCol w:w="1842"/>
        <w:gridCol w:w="1394"/>
      </w:tblGrid>
      <w:tr w:rsidR="0090168D" w:rsidRPr="0057581B" w14:paraId="33816677" w14:textId="77777777" w:rsidTr="00682283">
        <w:trPr>
          <w:trHeight w:val="357"/>
          <w:jc w:val="center"/>
        </w:trPr>
        <w:tc>
          <w:tcPr>
            <w:tcW w:w="3806" w:type="dxa"/>
            <w:vAlign w:val="center"/>
          </w:tcPr>
          <w:p w14:paraId="3E39FA60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Signal</w:t>
            </w:r>
          </w:p>
        </w:tc>
        <w:tc>
          <w:tcPr>
            <w:tcW w:w="1418" w:type="dxa"/>
            <w:vAlign w:val="center"/>
          </w:tcPr>
          <w:p w14:paraId="51470652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Drive types</w:t>
            </w:r>
          </w:p>
        </w:tc>
        <w:tc>
          <w:tcPr>
            <w:tcW w:w="1842" w:type="dxa"/>
            <w:vAlign w:val="center"/>
          </w:tcPr>
          <w:p w14:paraId="2CCA62A3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High/Low drive</w:t>
            </w:r>
          </w:p>
        </w:tc>
        <w:tc>
          <w:tcPr>
            <w:tcW w:w="1394" w:type="dxa"/>
            <w:vAlign w:val="center"/>
          </w:tcPr>
          <w:p w14:paraId="6B36E1CD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Remark</w:t>
            </w:r>
          </w:p>
        </w:tc>
      </w:tr>
      <w:tr w:rsidR="0090168D" w:rsidRPr="0057581B" w14:paraId="68DF2C16" w14:textId="77777777" w:rsidTr="00682283">
        <w:trPr>
          <w:trHeight w:val="357"/>
          <w:jc w:val="center"/>
        </w:trPr>
        <w:tc>
          <w:tcPr>
            <w:tcW w:w="3806" w:type="dxa"/>
            <w:vAlign w:val="center"/>
          </w:tcPr>
          <w:p w14:paraId="16A19920" w14:textId="77777777" w:rsidR="0090168D" w:rsidRPr="00D13E19" w:rsidRDefault="0090168D" w:rsidP="00682283">
            <w:pPr>
              <w:widowControl/>
              <w:spacing w:line="240" w:lineRule="atLeast"/>
              <w:jc w:val="center"/>
              <w:rPr>
                <w:rFonts w:ascii="Arial" w:hAnsi="Arial"/>
                <w:szCs w:val="21"/>
                <w:highlight w:val="yellow"/>
              </w:rPr>
            </w:pPr>
            <w:r w:rsidRPr="00D13E19">
              <w:rPr>
                <w:rFonts w:ascii="Arial" w:hAnsi="Arial"/>
                <w:szCs w:val="21"/>
                <w:highlight w:val="yellow"/>
              </w:rPr>
              <w:t xml:space="preserve">Drive Door Centre Lock </w:t>
            </w:r>
          </w:p>
        </w:tc>
        <w:tc>
          <w:tcPr>
            <w:tcW w:w="1418" w:type="dxa"/>
            <w:vAlign w:val="center"/>
          </w:tcPr>
          <w:p w14:paraId="507C1E71" w14:textId="77777777" w:rsidR="0090168D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 w:hint="eastAsia"/>
                <w:bCs/>
                <w:kern w:val="0"/>
                <w:szCs w:val="21"/>
              </w:rPr>
              <w:t>MOS</w:t>
            </w:r>
          </w:p>
        </w:tc>
        <w:tc>
          <w:tcPr>
            <w:tcW w:w="1842" w:type="dxa"/>
            <w:vAlign w:val="center"/>
          </w:tcPr>
          <w:p w14:paraId="44A8A945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High side</w:t>
            </w:r>
          </w:p>
        </w:tc>
        <w:tc>
          <w:tcPr>
            <w:tcW w:w="1394" w:type="dxa"/>
            <w:vAlign w:val="center"/>
          </w:tcPr>
          <w:p w14:paraId="15729C34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90168D" w:rsidRPr="0057581B" w14:paraId="022738E1" w14:textId="77777777" w:rsidTr="00682283">
        <w:trPr>
          <w:trHeight w:val="357"/>
          <w:jc w:val="center"/>
        </w:trPr>
        <w:tc>
          <w:tcPr>
            <w:tcW w:w="3806" w:type="dxa"/>
            <w:vAlign w:val="center"/>
          </w:tcPr>
          <w:p w14:paraId="54AB46D8" w14:textId="77777777" w:rsidR="0090168D" w:rsidRPr="00D13E19" w:rsidRDefault="0090168D" w:rsidP="00682283">
            <w:pPr>
              <w:widowControl/>
              <w:spacing w:line="240" w:lineRule="atLeast"/>
              <w:jc w:val="center"/>
              <w:rPr>
                <w:rFonts w:ascii="Arial" w:hAnsi="Arial"/>
                <w:szCs w:val="21"/>
                <w:highlight w:val="yellow"/>
              </w:rPr>
            </w:pPr>
            <w:r w:rsidRPr="00D13E19">
              <w:rPr>
                <w:color w:val="000000"/>
                <w:kern w:val="0"/>
                <w:sz w:val="24"/>
                <w:highlight w:val="yellow"/>
              </w:rPr>
              <w:t>Psng Door</w:t>
            </w:r>
            <w:r w:rsidRPr="00D13E19">
              <w:rPr>
                <w:rFonts w:ascii="Arial" w:hAnsi="Arial"/>
                <w:szCs w:val="21"/>
                <w:highlight w:val="yellow"/>
              </w:rPr>
              <w:t xml:space="preserve"> Centre Lock </w:t>
            </w:r>
          </w:p>
        </w:tc>
        <w:tc>
          <w:tcPr>
            <w:tcW w:w="1418" w:type="dxa"/>
            <w:vAlign w:val="center"/>
          </w:tcPr>
          <w:p w14:paraId="49C9BA2A" w14:textId="77777777" w:rsidR="0090168D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 w:hint="eastAsia"/>
                <w:bCs/>
                <w:kern w:val="0"/>
                <w:szCs w:val="21"/>
              </w:rPr>
              <w:t>MOS</w:t>
            </w:r>
          </w:p>
        </w:tc>
        <w:tc>
          <w:tcPr>
            <w:tcW w:w="1842" w:type="dxa"/>
            <w:vAlign w:val="center"/>
          </w:tcPr>
          <w:p w14:paraId="5AF7B419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High side</w:t>
            </w:r>
          </w:p>
        </w:tc>
        <w:tc>
          <w:tcPr>
            <w:tcW w:w="1394" w:type="dxa"/>
            <w:vAlign w:val="center"/>
          </w:tcPr>
          <w:p w14:paraId="6BC510ED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90168D" w:rsidRPr="0057581B" w14:paraId="59E1B855" w14:textId="77777777" w:rsidTr="00682283">
        <w:trPr>
          <w:trHeight w:val="357"/>
          <w:jc w:val="center"/>
        </w:trPr>
        <w:tc>
          <w:tcPr>
            <w:tcW w:w="3806" w:type="dxa"/>
            <w:vAlign w:val="center"/>
          </w:tcPr>
          <w:p w14:paraId="35BDCF0E" w14:textId="77777777" w:rsidR="0090168D" w:rsidRPr="00D13E19" w:rsidRDefault="0090168D" w:rsidP="00682283">
            <w:pPr>
              <w:widowControl/>
              <w:spacing w:line="240" w:lineRule="atLeast"/>
              <w:jc w:val="center"/>
              <w:rPr>
                <w:rFonts w:ascii="Arial" w:hAnsi="Arial"/>
                <w:szCs w:val="21"/>
                <w:highlight w:val="yellow"/>
              </w:rPr>
            </w:pPr>
            <w:r w:rsidRPr="00D13E19">
              <w:rPr>
                <w:color w:val="000000"/>
                <w:kern w:val="0"/>
                <w:sz w:val="24"/>
                <w:highlight w:val="yellow"/>
              </w:rPr>
              <w:t>RL Door</w:t>
            </w:r>
            <w:r w:rsidRPr="00D13E19">
              <w:rPr>
                <w:rFonts w:ascii="Arial" w:hAnsi="Arial"/>
                <w:szCs w:val="21"/>
                <w:highlight w:val="yellow"/>
              </w:rPr>
              <w:t xml:space="preserve"> Centre Lock </w:t>
            </w:r>
          </w:p>
        </w:tc>
        <w:tc>
          <w:tcPr>
            <w:tcW w:w="1418" w:type="dxa"/>
            <w:vAlign w:val="center"/>
          </w:tcPr>
          <w:p w14:paraId="4DBD1238" w14:textId="77777777" w:rsidR="0090168D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 w:hint="eastAsia"/>
                <w:bCs/>
                <w:kern w:val="0"/>
                <w:szCs w:val="21"/>
              </w:rPr>
              <w:t>MOS</w:t>
            </w:r>
          </w:p>
        </w:tc>
        <w:tc>
          <w:tcPr>
            <w:tcW w:w="1842" w:type="dxa"/>
            <w:vAlign w:val="center"/>
          </w:tcPr>
          <w:p w14:paraId="6970DFC8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High side</w:t>
            </w:r>
          </w:p>
        </w:tc>
        <w:tc>
          <w:tcPr>
            <w:tcW w:w="1394" w:type="dxa"/>
            <w:vAlign w:val="center"/>
          </w:tcPr>
          <w:p w14:paraId="2A45FC03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90168D" w:rsidRPr="0057581B" w14:paraId="48C0E10A" w14:textId="77777777" w:rsidTr="00682283">
        <w:trPr>
          <w:trHeight w:val="357"/>
          <w:jc w:val="center"/>
        </w:trPr>
        <w:tc>
          <w:tcPr>
            <w:tcW w:w="3806" w:type="dxa"/>
            <w:vAlign w:val="center"/>
          </w:tcPr>
          <w:p w14:paraId="43698C64" w14:textId="77777777" w:rsidR="0090168D" w:rsidRPr="00D13E19" w:rsidRDefault="0090168D" w:rsidP="00682283">
            <w:pPr>
              <w:autoSpaceDE w:val="0"/>
              <w:autoSpaceDN w:val="0"/>
              <w:adjustRightInd w:val="0"/>
              <w:jc w:val="center"/>
              <w:rPr>
                <w:color w:val="000000"/>
                <w:kern w:val="0"/>
                <w:sz w:val="24"/>
                <w:highlight w:val="yellow"/>
              </w:rPr>
            </w:pPr>
            <w:r w:rsidRPr="00D13E19">
              <w:rPr>
                <w:color w:val="000000"/>
                <w:kern w:val="0"/>
                <w:sz w:val="24"/>
                <w:highlight w:val="yellow"/>
                <w:lang w:val="zh-CN"/>
              </w:rPr>
              <w:t xml:space="preserve">RR Door </w:t>
            </w:r>
            <w:r w:rsidRPr="00D13E19">
              <w:rPr>
                <w:rFonts w:ascii="Arial" w:hAnsi="Arial"/>
                <w:szCs w:val="21"/>
                <w:highlight w:val="yellow"/>
              </w:rPr>
              <w:t>Centre Lock</w:t>
            </w:r>
          </w:p>
        </w:tc>
        <w:tc>
          <w:tcPr>
            <w:tcW w:w="1418" w:type="dxa"/>
            <w:vAlign w:val="center"/>
          </w:tcPr>
          <w:p w14:paraId="433BA74D" w14:textId="77777777" w:rsidR="0090168D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 w:hint="eastAsia"/>
                <w:bCs/>
                <w:kern w:val="0"/>
                <w:szCs w:val="21"/>
              </w:rPr>
              <w:t>MOS</w:t>
            </w:r>
          </w:p>
        </w:tc>
        <w:tc>
          <w:tcPr>
            <w:tcW w:w="1842" w:type="dxa"/>
            <w:vAlign w:val="center"/>
          </w:tcPr>
          <w:p w14:paraId="628E200B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High side</w:t>
            </w:r>
          </w:p>
        </w:tc>
        <w:tc>
          <w:tcPr>
            <w:tcW w:w="1394" w:type="dxa"/>
            <w:vAlign w:val="center"/>
          </w:tcPr>
          <w:p w14:paraId="0170357E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</w:tbl>
    <w:p w14:paraId="0E351F61" w14:textId="77777777" w:rsidR="0090168D" w:rsidRDefault="0090168D" w:rsidP="0090168D">
      <w:pPr>
        <w:rPr>
          <w:noProof/>
          <w:sz w:val="22"/>
          <w:szCs w:val="22"/>
        </w:rPr>
      </w:pPr>
    </w:p>
    <w:p w14:paraId="278FBB05" w14:textId="7AC6463D" w:rsidR="00332B79" w:rsidRPr="00B97F3A" w:rsidRDefault="0090168D" w:rsidP="0090168D">
      <w:pPr>
        <w:jc w:val="left"/>
        <w:rPr>
          <w:sz w:val="22"/>
          <w:szCs w:val="22"/>
        </w:rPr>
      </w:pPr>
      <w:r w:rsidRPr="00B97F3A">
        <w:rPr>
          <w:rFonts w:hint="eastAsia"/>
          <w:sz w:val="22"/>
          <w:szCs w:val="22"/>
        </w:rPr>
        <w:t>CAN message list:</w:t>
      </w:r>
    </w:p>
    <w:tbl>
      <w:tblPr>
        <w:tblW w:w="97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86"/>
        <w:gridCol w:w="992"/>
        <w:gridCol w:w="2552"/>
        <w:gridCol w:w="1134"/>
        <w:gridCol w:w="847"/>
        <w:gridCol w:w="1134"/>
        <w:gridCol w:w="993"/>
      </w:tblGrid>
      <w:tr w:rsidR="0090168D" w:rsidRPr="0057581B" w14:paraId="37CA19FA" w14:textId="77777777" w:rsidTr="00155B17">
        <w:trPr>
          <w:trHeight w:val="357"/>
          <w:jc w:val="center"/>
        </w:trPr>
        <w:tc>
          <w:tcPr>
            <w:tcW w:w="2086" w:type="dxa"/>
            <w:vAlign w:val="center"/>
          </w:tcPr>
          <w:p w14:paraId="008D35A6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Signal</w:t>
            </w:r>
          </w:p>
        </w:tc>
        <w:tc>
          <w:tcPr>
            <w:tcW w:w="992" w:type="dxa"/>
            <w:vAlign w:val="center"/>
          </w:tcPr>
          <w:p w14:paraId="444FBED4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kern w:val="0"/>
                <w:szCs w:val="21"/>
              </w:rPr>
            </w:pPr>
            <w:r w:rsidRPr="0057581B">
              <w:rPr>
                <w:rFonts w:ascii="Arial" w:hAnsi="Arial" w:cs="Arial"/>
                <w:kern w:val="0"/>
                <w:szCs w:val="21"/>
              </w:rPr>
              <w:t>Bit Size</w:t>
            </w:r>
          </w:p>
        </w:tc>
        <w:tc>
          <w:tcPr>
            <w:tcW w:w="2552" w:type="dxa"/>
            <w:vAlign w:val="center"/>
          </w:tcPr>
          <w:p w14:paraId="42589439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kern w:val="0"/>
                <w:szCs w:val="21"/>
              </w:rPr>
            </w:pPr>
            <w:r w:rsidRPr="0057581B">
              <w:rPr>
                <w:rFonts w:ascii="Arial" w:hAnsi="Arial" w:cs="Arial"/>
                <w:kern w:val="0"/>
                <w:szCs w:val="21"/>
              </w:rPr>
              <w:t>Property</w:t>
            </w:r>
          </w:p>
        </w:tc>
        <w:tc>
          <w:tcPr>
            <w:tcW w:w="1134" w:type="dxa"/>
            <w:vAlign w:val="center"/>
          </w:tcPr>
          <w:p w14:paraId="5B3B1F67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kern w:val="0"/>
                <w:szCs w:val="21"/>
              </w:rPr>
            </w:pPr>
            <w:r w:rsidRPr="0057581B">
              <w:rPr>
                <w:rFonts w:ascii="Arial" w:hAnsi="Arial" w:cs="Arial"/>
                <w:kern w:val="0"/>
                <w:szCs w:val="21"/>
              </w:rPr>
              <w:t>Value</w:t>
            </w:r>
          </w:p>
        </w:tc>
        <w:tc>
          <w:tcPr>
            <w:tcW w:w="847" w:type="dxa"/>
            <w:vAlign w:val="center"/>
          </w:tcPr>
          <w:p w14:paraId="0630A450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Owner</w:t>
            </w:r>
          </w:p>
        </w:tc>
        <w:tc>
          <w:tcPr>
            <w:tcW w:w="1134" w:type="dxa"/>
            <w:vAlign w:val="center"/>
          </w:tcPr>
          <w:p w14:paraId="131C4823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Receiver</w:t>
            </w:r>
          </w:p>
        </w:tc>
        <w:tc>
          <w:tcPr>
            <w:tcW w:w="993" w:type="dxa"/>
            <w:vAlign w:val="center"/>
          </w:tcPr>
          <w:p w14:paraId="3F082D99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Remark</w:t>
            </w:r>
          </w:p>
        </w:tc>
      </w:tr>
      <w:tr w:rsidR="0090168D" w:rsidRPr="0057581B" w14:paraId="6431349A" w14:textId="77777777" w:rsidTr="00155B17">
        <w:trPr>
          <w:trHeight w:val="698"/>
          <w:jc w:val="center"/>
        </w:trPr>
        <w:tc>
          <w:tcPr>
            <w:tcW w:w="2086" w:type="dxa"/>
            <w:vAlign w:val="center"/>
          </w:tcPr>
          <w:p w14:paraId="5F536C07" w14:textId="77777777" w:rsidR="0090168D" w:rsidRPr="00B97F3A" w:rsidRDefault="0090168D" w:rsidP="00682283">
            <w:pPr>
              <w:spacing w:line="240" w:lineRule="atLeast"/>
              <w:rPr>
                <w:rFonts w:ascii="Arial" w:hAnsi="Arial"/>
                <w:color w:val="000000"/>
              </w:rPr>
            </w:pPr>
            <w:r w:rsidRPr="001A2990">
              <w:rPr>
                <w:rFonts w:ascii="Arial" w:hAnsi="Arial"/>
                <w:color w:val="000000"/>
              </w:rPr>
              <w:t>DriverDoorLockSts</w:t>
            </w:r>
          </w:p>
        </w:tc>
        <w:tc>
          <w:tcPr>
            <w:tcW w:w="992" w:type="dxa"/>
            <w:vAlign w:val="center"/>
          </w:tcPr>
          <w:p w14:paraId="1E642B13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1A2990">
              <w:rPr>
                <w:rFonts w:ascii="Arial" w:hAnsi="Arial" w:cs="Arial"/>
                <w:bCs/>
                <w:kern w:val="0"/>
                <w:szCs w:val="21"/>
              </w:rPr>
              <w:t>1</w:t>
            </w:r>
          </w:p>
        </w:tc>
        <w:tc>
          <w:tcPr>
            <w:tcW w:w="2552" w:type="dxa"/>
            <w:vAlign w:val="center"/>
          </w:tcPr>
          <w:p w14:paraId="03D54C47" w14:textId="77777777" w:rsidR="0090168D" w:rsidRPr="001A2990" w:rsidRDefault="0090168D" w:rsidP="00682283">
            <w:pPr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1A2990">
              <w:rPr>
                <w:rFonts w:ascii="Arial" w:hAnsi="Arial" w:cs="Arial"/>
                <w:bCs/>
                <w:kern w:val="0"/>
                <w:szCs w:val="21"/>
              </w:rPr>
              <w:t>Lock</w:t>
            </w:r>
          </w:p>
          <w:p w14:paraId="28DBE123" w14:textId="77777777" w:rsidR="0090168D" w:rsidRPr="007005F7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1A2990">
              <w:rPr>
                <w:rFonts w:ascii="Arial" w:hAnsi="Arial" w:cs="Arial"/>
                <w:bCs/>
                <w:kern w:val="0"/>
                <w:szCs w:val="21"/>
              </w:rPr>
              <w:t>Unlock</w:t>
            </w:r>
          </w:p>
        </w:tc>
        <w:tc>
          <w:tcPr>
            <w:tcW w:w="1134" w:type="dxa"/>
            <w:vAlign w:val="center"/>
          </w:tcPr>
          <w:p w14:paraId="1658CF0A" w14:textId="77777777" w:rsidR="0090168D" w:rsidRDefault="0090168D" w:rsidP="00682283">
            <w:pPr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>0x0</w:t>
            </w:r>
          </w:p>
          <w:p w14:paraId="680B6582" w14:textId="77777777" w:rsidR="0090168D" w:rsidRPr="007005F7" w:rsidRDefault="0090168D" w:rsidP="00682283">
            <w:pPr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>0x1</w:t>
            </w:r>
          </w:p>
        </w:tc>
        <w:tc>
          <w:tcPr>
            <w:tcW w:w="847" w:type="dxa"/>
            <w:vAlign w:val="center"/>
          </w:tcPr>
          <w:p w14:paraId="184212E2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 w:hint="eastAsia"/>
                <w:bCs/>
                <w:kern w:val="0"/>
                <w:szCs w:val="21"/>
              </w:rPr>
              <w:t>BDM</w:t>
            </w:r>
          </w:p>
        </w:tc>
        <w:tc>
          <w:tcPr>
            <w:tcW w:w="1134" w:type="dxa"/>
            <w:vAlign w:val="center"/>
          </w:tcPr>
          <w:p w14:paraId="39DB15BC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 w:hint="eastAsia"/>
                <w:bCs/>
                <w:kern w:val="0"/>
                <w:szCs w:val="21"/>
              </w:rPr>
              <w:t>DCM</w:t>
            </w:r>
          </w:p>
        </w:tc>
        <w:tc>
          <w:tcPr>
            <w:tcW w:w="993" w:type="dxa"/>
            <w:vAlign w:val="center"/>
          </w:tcPr>
          <w:p w14:paraId="24DD9887" w14:textId="77777777" w:rsidR="0090168D" w:rsidRPr="0057581B" w:rsidRDefault="0090168D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155B17" w:rsidRPr="0057581B" w14:paraId="3A7679F0" w14:textId="77777777" w:rsidTr="00155B17">
        <w:trPr>
          <w:trHeight w:val="698"/>
          <w:jc w:val="center"/>
        </w:trPr>
        <w:tc>
          <w:tcPr>
            <w:tcW w:w="2086" w:type="dxa"/>
            <w:vAlign w:val="center"/>
          </w:tcPr>
          <w:p w14:paraId="3A6ED96F" w14:textId="613DBFCC" w:rsidR="00155B17" w:rsidRPr="001A2990" w:rsidRDefault="00155B17" w:rsidP="00155B17">
            <w:pPr>
              <w:spacing w:line="240" w:lineRule="atLeast"/>
              <w:rPr>
                <w:rFonts w:ascii="Arial" w:hAnsi="Arial"/>
                <w:color w:val="000000"/>
              </w:rPr>
            </w:pPr>
            <w:r w:rsidRPr="00155B17">
              <w:rPr>
                <w:rFonts w:ascii="Arial" w:hAnsi="Arial"/>
                <w:color w:val="000000"/>
              </w:rPr>
              <w:t>DoorLockCMD</w:t>
            </w:r>
          </w:p>
        </w:tc>
        <w:tc>
          <w:tcPr>
            <w:tcW w:w="992" w:type="dxa"/>
            <w:vAlign w:val="center"/>
          </w:tcPr>
          <w:p w14:paraId="49985B0E" w14:textId="7B10629D" w:rsidR="00155B17" w:rsidRPr="001A2990" w:rsidRDefault="00155B17" w:rsidP="00155B1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155B17">
              <w:rPr>
                <w:rFonts w:ascii="Arial" w:hAnsi="Arial" w:cs="Arial"/>
                <w:bCs/>
                <w:kern w:val="0"/>
                <w:szCs w:val="21"/>
              </w:rPr>
              <w:t>3</w:t>
            </w:r>
          </w:p>
        </w:tc>
        <w:tc>
          <w:tcPr>
            <w:tcW w:w="2552" w:type="dxa"/>
            <w:vAlign w:val="center"/>
          </w:tcPr>
          <w:p w14:paraId="6528D3A4" w14:textId="41593891" w:rsidR="00155B17" w:rsidRPr="00155B17" w:rsidRDefault="00155B17" w:rsidP="00155B17">
            <w:pPr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155B17">
              <w:rPr>
                <w:rFonts w:ascii="Arial" w:hAnsi="Arial" w:cs="Arial"/>
                <w:bCs/>
                <w:kern w:val="0"/>
                <w:szCs w:val="21"/>
              </w:rPr>
              <w:t>default</w:t>
            </w:r>
          </w:p>
          <w:p w14:paraId="6A4C1FE1" w14:textId="22CA9019" w:rsidR="00155B17" w:rsidRPr="00155B17" w:rsidRDefault="00155B17" w:rsidP="00155B17">
            <w:pPr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155B17">
              <w:rPr>
                <w:rFonts w:ascii="Arial" w:hAnsi="Arial" w:cs="Arial"/>
                <w:bCs/>
                <w:kern w:val="0"/>
                <w:szCs w:val="21"/>
              </w:rPr>
              <w:t>Driver unlock action</w:t>
            </w:r>
          </w:p>
          <w:p w14:paraId="056FEAC3" w14:textId="29E5521E" w:rsidR="00155B17" w:rsidRPr="00155B17" w:rsidRDefault="00155B17" w:rsidP="00155B17">
            <w:pPr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155B17">
              <w:rPr>
                <w:rFonts w:ascii="Arial" w:hAnsi="Arial" w:cs="Arial"/>
                <w:bCs/>
                <w:kern w:val="0"/>
                <w:szCs w:val="21"/>
              </w:rPr>
              <w:t>Passenger unlock action</w:t>
            </w:r>
          </w:p>
          <w:p w14:paraId="318DDD29" w14:textId="388104D2" w:rsidR="00155B17" w:rsidRPr="00155B17" w:rsidRDefault="00155B17" w:rsidP="00155B17">
            <w:pPr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155B17">
              <w:rPr>
                <w:rFonts w:ascii="Arial" w:hAnsi="Arial" w:cs="Arial"/>
                <w:bCs/>
                <w:kern w:val="0"/>
                <w:szCs w:val="21"/>
              </w:rPr>
              <w:t xml:space="preserve">all door unlock action </w:t>
            </w:r>
          </w:p>
          <w:p w14:paraId="2A6A28B7" w14:textId="322DBB3A" w:rsidR="00155B17" w:rsidRPr="00155B17" w:rsidRDefault="00155B17" w:rsidP="00155B17">
            <w:pPr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155B17">
              <w:rPr>
                <w:rFonts w:ascii="Arial" w:hAnsi="Arial" w:cs="Arial"/>
                <w:bCs/>
                <w:kern w:val="0"/>
                <w:szCs w:val="21"/>
              </w:rPr>
              <w:t>all door lock action</w:t>
            </w:r>
          </w:p>
          <w:p w14:paraId="74E9F8DB" w14:textId="02E02997" w:rsidR="00155B17" w:rsidRPr="001A2990" w:rsidRDefault="00155B17" w:rsidP="00155B17">
            <w:pPr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155B17">
              <w:rPr>
                <w:rFonts w:ascii="Arial" w:hAnsi="Arial" w:cs="Arial"/>
                <w:bCs/>
                <w:kern w:val="0"/>
                <w:szCs w:val="21"/>
              </w:rPr>
              <w:t>Reserved</w:t>
            </w:r>
          </w:p>
        </w:tc>
        <w:tc>
          <w:tcPr>
            <w:tcW w:w="1134" w:type="dxa"/>
            <w:vAlign w:val="center"/>
          </w:tcPr>
          <w:p w14:paraId="5006D477" w14:textId="0E298E09" w:rsidR="00155B17" w:rsidRDefault="00155B17" w:rsidP="00155B17">
            <w:pPr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>0x0</w:t>
            </w:r>
          </w:p>
          <w:p w14:paraId="5D8C01FE" w14:textId="77777777" w:rsidR="00155B17" w:rsidRDefault="00155B17" w:rsidP="00155B17">
            <w:pPr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>0x1</w:t>
            </w:r>
          </w:p>
          <w:p w14:paraId="48A2B678" w14:textId="77777777" w:rsidR="00155B17" w:rsidRDefault="00155B17" w:rsidP="00155B17">
            <w:pPr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>0x2</w:t>
            </w:r>
          </w:p>
          <w:p w14:paraId="1F748021" w14:textId="77777777" w:rsidR="00155B17" w:rsidRDefault="00155B17" w:rsidP="00155B17">
            <w:pPr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>0x3</w:t>
            </w:r>
          </w:p>
          <w:p w14:paraId="6CA82DA4" w14:textId="77777777" w:rsidR="00155B17" w:rsidRDefault="00155B17" w:rsidP="00155B17">
            <w:pPr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>0x4</w:t>
            </w:r>
          </w:p>
          <w:p w14:paraId="4EFCE26B" w14:textId="0AEBD7BB" w:rsidR="00155B17" w:rsidRDefault="00155B17" w:rsidP="00155B17">
            <w:pPr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>0x5-0x7</w:t>
            </w:r>
          </w:p>
        </w:tc>
        <w:tc>
          <w:tcPr>
            <w:tcW w:w="847" w:type="dxa"/>
            <w:vAlign w:val="center"/>
          </w:tcPr>
          <w:p w14:paraId="5686FC42" w14:textId="0C63B6DD" w:rsidR="00155B17" w:rsidRDefault="00155B17" w:rsidP="00155B1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 w:hint="eastAsia"/>
                <w:bCs/>
                <w:kern w:val="0"/>
                <w:szCs w:val="21"/>
              </w:rPr>
              <w:t>BDM</w:t>
            </w:r>
          </w:p>
        </w:tc>
        <w:tc>
          <w:tcPr>
            <w:tcW w:w="1134" w:type="dxa"/>
            <w:vAlign w:val="center"/>
          </w:tcPr>
          <w:p w14:paraId="13886491" w14:textId="686B06E9" w:rsidR="00155B17" w:rsidRDefault="00155B17" w:rsidP="00155B1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 w:hint="eastAsia"/>
                <w:bCs/>
                <w:kern w:val="0"/>
                <w:szCs w:val="21"/>
              </w:rPr>
              <w:t>DCM</w:t>
            </w:r>
          </w:p>
        </w:tc>
        <w:tc>
          <w:tcPr>
            <w:tcW w:w="993" w:type="dxa"/>
            <w:vAlign w:val="center"/>
          </w:tcPr>
          <w:p w14:paraId="7286DA6D" w14:textId="77777777" w:rsidR="00155B17" w:rsidRPr="0057581B" w:rsidRDefault="00155B17" w:rsidP="00155B1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E76CE0" w:rsidRPr="0057581B" w14:paraId="0D81C80F" w14:textId="77777777" w:rsidTr="00155B17">
        <w:trPr>
          <w:trHeight w:val="698"/>
          <w:jc w:val="center"/>
        </w:trPr>
        <w:tc>
          <w:tcPr>
            <w:tcW w:w="2086" w:type="dxa"/>
            <w:vAlign w:val="center"/>
          </w:tcPr>
          <w:p w14:paraId="48C05CF7" w14:textId="69EBD812" w:rsidR="00E76CE0" w:rsidRPr="00155B17" w:rsidRDefault="00E76CE0" w:rsidP="00E76CE0">
            <w:pPr>
              <w:spacing w:line="240" w:lineRule="atLeast"/>
              <w:rPr>
                <w:rFonts w:ascii="Arial" w:hAnsi="Arial"/>
                <w:color w:val="000000"/>
              </w:rPr>
            </w:pPr>
            <w:r>
              <w:rPr>
                <w:rFonts w:hint="eastAsia"/>
              </w:rPr>
              <w:lastRenderedPageBreak/>
              <w:t>CrashOutputSts</w:t>
            </w:r>
          </w:p>
        </w:tc>
        <w:tc>
          <w:tcPr>
            <w:tcW w:w="992" w:type="dxa"/>
            <w:vAlign w:val="center"/>
          </w:tcPr>
          <w:p w14:paraId="16BB51AA" w14:textId="17CD098E" w:rsidR="00E76CE0" w:rsidRPr="00155B17" w:rsidRDefault="00E76CE0" w:rsidP="00E76CE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650705">
              <w:rPr>
                <w:rFonts w:hint="eastAsia"/>
              </w:rPr>
              <w:t>8</w:t>
            </w:r>
          </w:p>
        </w:tc>
        <w:tc>
          <w:tcPr>
            <w:tcW w:w="2552" w:type="dxa"/>
            <w:vAlign w:val="center"/>
          </w:tcPr>
          <w:p w14:paraId="2FF43CFE" w14:textId="77777777" w:rsidR="00E76CE0" w:rsidRDefault="00E76CE0" w:rsidP="00E76CE0">
            <w:pPr>
              <w:keepNext/>
              <w:spacing w:line="240" w:lineRule="atLeast"/>
              <w:jc w:val="center"/>
            </w:pPr>
            <w:r>
              <w:rPr>
                <w:rFonts w:hint="eastAsia"/>
              </w:rPr>
              <w:t>No Crash</w:t>
            </w:r>
          </w:p>
          <w:p w14:paraId="47D49CC9" w14:textId="77777777" w:rsidR="00E76CE0" w:rsidRDefault="00E76CE0" w:rsidP="00E76CE0">
            <w:pPr>
              <w:keepNext/>
              <w:spacing w:line="240" w:lineRule="atLeast"/>
              <w:jc w:val="center"/>
            </w:pPr>
            <w:r>
              <w:rPr>
                <w:rFonts w:hint="eastAsia"/>
              </w:rPr>
              <w:t>Belt Crash</w:t>
            </w:r>
          </w:p>
          <w:p w14:paraId="428FB3EB" w14:textId="77777777" w:rsidR="00E76CE0" w:rsidRDefault="00E76CE0" w:rsidP="00E76CE0">
            <w:pPr>
              <w:keepNext/>
              <w:spacing w:line="240" w:lineRule="atLeast"/>
              <w:jc w:val="center"/>
            </w:pPr>
            <w:r>
              <w:rPr>
                <w:rFonts w:hint="eastAsia"/>
              </w:rPr>
              <w:t>Front Crash</w:t>
            </w:r>
          </w:p>
          <w:p w14:paraId="1DF6239A" w14:textId="77777777" w:rsidR="00E76CE0" w:rsidRDefault="00E76CE0" w:rsidP="00E76CE0">
            <w:pPr>
              <w:keepNext/>
              <w:spacing w:line="240" w:lineRule="atLeast"/>
              <w:jc w:val="center"/>
            </w:pPr>
            <w:r>
              <w:rPr>
                <w:rFonts w:hint="eastAsia"/>
              </w:rPr>
              <w:t>Left Side Crash</w:t>
            </w:r>
          </w:p>
          <w:p w14:paraId="06C08DA3" w14:textId="77777777" w:rsidR="00E76CE0" w:rsidRDefault="00E76CE0" w:rsidP="00E76CE0">
            <w:pPr>
              <w:keepNext/>
              <w:spacing w:line="240" w:lineRule="atLeast"/>
              <w:jc w:val="center"/>
            </w:pPr>
            <w:r>
              <w:rPr>
                <w:rFonts w:hint="eastAsia"/>
              </w:rPr>
              <w:t>Right Side Crash</w:t>
            </w:r>
          </w:p>
          <w:p w14:paraId="2B38A9BF" w14:textId="24064CA8" w:rsidR="00E76CE0" w:rsidRPr="00155B17" w:rsidRDefault="00E76CE0" w:rsidP="00E76CE0">
            <w:pPr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hint="eastAsia"/>
              </w:rPr>
              <w:t>Rear Crash</w:t>
            </w:r>
          </w:p>
        </w:tc>
        <w:tc>
          <w:tcPr>
            <w:tcW w:w="1134" w:type="dxa"/>
            <w:vAlign w:val="center"/>
          </w:tcPr>
          <w:p w14:paraId="20B7837A" w14:textId="77777777" w:rsidR="00E76CE0" w:rsidRPr="00650705" w:rsidRDefault="00E76CE0" w:rsidP="00E76CE0">
            <w:pPr>
              <w:autoSpaceDE w:val="0"/>
              <w:autoSpaceDN w:val="0"/>
              <w:adjustRightInd w:val="0"/>
              <w:spacing w:line="240" w:lineRule="atLeast"/>
              <w:jc w:val="center"/>
            </w:pPr>
            <w:r w:rsidRPr="00650705">
              <w:rPr>
                <w:rFonts w:hint="eastAsia"/>
              </w:rPr>
              <w:t>0x0</w:t>
            </w:r>
          </w:p>
          <w:p w14:paraId="3B3BACDF" w14:textId="77777777" w:rsidR="00E76CE0" w:rsidRPr="00650705" w:rsidRDefault="00E76CE0" w:rsidP="00E76CE0">
            <w:pPr>
              <w:autoSpaceDE w:val="0"/>
              <w:autoSpaceDN w:val="0"/>
              <w:adjustRightInd w:val="0"/>
              <w:spacing w:line="240" w:lineRule="atLeast"/>
              <w:jc w:val="center"/>
            </w:pPr>
            <w:r w:rsidRPr="00650705">
              <w:rPr>
                <w:rFonts w:hint="eastAsia"/>
              </w:rPr>
              <w:t>0x1</w:t>
            </w:r>
          </w:p>
          <w:p w14:paraId="7B63C0C6" w14:textId="77777777" w:rsidR="00E76CE0" w:rsidRPr="00650705" w:rsidRDefault="00E76CE0" w:rsidP="00E76CE0">
            <w:pPr>
              <w:autoSpaceDE w:val="0"/>
              <w:autoSpaceDN w:val="0"/>
              <w:adjustRightInd w:val="0"/>
              <w:spacing w:line="240" w:lineRule="atLeast"/>
              <w:jc w:val="center"/>
            </w:pPr>
            <w:r w:rsidRPr="00650705">
              <w:rPr>
                <w:rFonts w:hint="eastAsia"/>
              </w:rPr>
              <w:t>0x2</w:t>
            </w:r>
          </w:p>
          <w:p w14:paraId="3CE75CFF" w14:textId="77777777" w:rsidR="00E76CE0" w:rsidRPr="00650705" w:rsidRDefault="00E76CE0" w:rsidP="00E76CE0">
            <w:pPr>
              <w:autoSpaceDE w:val="0"/>
              <w:autoSpaceDN w:val="0"/>
              <w:adjustRightInd w:val="0"/>
              <w:spacing w:line="240" w:lineRule="atLeast"/>
              <w:jc w:val="center"/>
            </w:pPr>
            <w:r w:rsidRPr="00650705">
              <w:rPr>
                <w:rFonts w:hint="eastAsia"/>
              </w:rPr>
              <w:t>0x4</w:t>
            </w:r>
          </w:p>
          <w:p w14:paraId="12E7803A" w14:textId="77777777" w:rsidR="00E76CE0" w:rsidRPr="00650705" w:rsidRDefault="00E76CE0" w:rsidP="00E76CE0">
            <w:pPr>
              <w:autoSpaceDE w:val="0"/>
              <w:autoSpaceDN w:val="0"/>
              <w:adjustRightInd w:val="0"/>
              <w:spacing w:line="240" w:lineRule="atLeast"/>
              <w:jc w:val="center"/>
            </w:pPr>
            <w:r w:rsidRPr="00650705">
              <w:rPr>
                <w:rFonts w:hint="eastAsia"/>
              </w:rPr>
              <w:t>0x8</w:t>
            </w:r>
          </w:p>
          <w:p w14:paraId="37D4C6B3" w14:textId="562EDF86" w:rsidR="00E76CE0" w:rsidRDefault="00E76CE0" w:rsidP="00E76CE0">
            <w:pPr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650705">
              <w:rPr>
                <w:rFonts w:hint="eastAsia"/>
              </w:rPr>
              <w:t>0x10</w:t>
            </w:r>
          </w:p>
        </w:tc>
        <w:tc>
          <w:tcPr>
            <w:tcW w:w="847" w:type="dxa"/>
            <w:vAlign w:val="center"/>
          </w:tcPr>
          <w:p w14:paraId="78D79159" w14:textId="5F420932" w:rsidR="00E76CE0" w:rsidRDefault="00E76CE0" w:rsidP="00E76CE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hint="eastAsia"/>
              </w:rPr>
              <w:t>ABM</w:t>
            </w:r>
          </w:p>
        </w:tc>
        <w:tc>
          <w:tcPr>
            <w:tcW w:w="1134" w:type="dxa"/>
            <w:vAlign w:val="center"/>
          </w:tcPr>
          <w:p w14:paraId="00EFF8C0" w14:textId="0367A420" w:rsidR="00E76CE0" w:rsidRDefault="00E76CE0" w:rsidP="00E76CE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650705">
              <w:rPr>
                <w:rFonts w:hint="eastAsia"/>
              </w:rPr>
              <w:t>DCM</w:t>
            </w:r>
          </w:p>
        </w:tc>
        <w:tc>
          <w:tcPr>
            <w:tcW w:w="993" w:type="dxa"/>
            <w:vAlign w:val="center"/>
          </w:tcPr>
          <w:p w14:paraId="11268324" w14:textId="77777777" w:rsidR="00E76CE0" w:rsidRPr="0057581B" w:rsidRDefault="00E76CE0" w:rsidP="00E76CE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EE35A2" w:rsidRPr="0057581B" w14:paraId="27AB889A" w14:textId="77777777" w:rsidTr="00155B17">
        <w:trPr>
          <w:trHeight w:val="698"/>
          <w:jc w:val="center"/>
        </w:trPr>
        <w:tc>
          <w:tcPr>
            <w:tcW w:w="2086" w:type="dxa"/>
            <w:vAlign w:val="center"/>
          </w:tcPr>
          <w:p w14:paraId="3DD7E0A9" w14:textId="1057AC1E" w:rsidR="00EE35A2" w:rsidRDefault="00EE35A2" w:rsidP="00EE35A2">
            <w:pPr>
              <w:spacing w:line="240" w:lineRule="atLeast"/>
            </w:pPr>
            <w:r w:rsidRPr="00650705">
              <w:rPr>
                <w:rFonts w:hint="eastAsia"/>
              </w:rPr>
              <w:t>VehPwrMod</w:t>
            </w:r>
          </w:p>
        </w:tc>
        <w:tc>
          <w:tcPr>
            <w:tcW w:w="992" w:type="dxa"/>
            <w:vAlign w:val="center"/>
          </w:tcPr>
          <w:p w14:paraId="1DD297BA" w14:textId="0E72B486" w:rsidR="00EE35A2" w:rsidRPr="00650705" w:rsidRDefault="00EE35A2" w:rsidP="00EE35A2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3</w:t>
            </w:r>
          </w:p>
        </w:tc>
        <w:tc>
          <w:tcPr>
            <w:tcW w:w="2552" w:type="dxa"/>
            <w:vAlign w:val="center"/>
          </w:tcPr>
          <w:p w14:paraId="61841FF1" w14:textId="77777777" w:rsidR="00EE35A2" w:rsidRPr="00650705" w:rsidRDefault="00EE35A2" w:rsidP="00EE35A2">
            <w:pPr>
              <w:spacing w:line="240" w:lineRule="atLeast"/>
              <w:jc w:val="center"/>
            </w:pPr>
            <w:r w:rsidRPr="00650705">
              <w:t>OFF</w:t>
            </w:r>
          </w:p>
          <w:p w14:paraId="24CA4149" w14:textId="77777777" w:rsidR="00EE35A2" w:rsidRPr="00650705" w:rsidRDefault="00EE35A2" w:rsidP="00EE35A2">
            <w:pPr>
              <w:spacing w:line="240" w:lineRule="atLeast"/>
              <w:jc w:val="center"/>
            </w:pPr>
            <w:r w:rsidRPr="00650705">
              <w:t>ACC</w:t>
            </w:r>
          </w:p>
          <w:p w14:paraId="7E375419" w14:textId="77777777" w:rsidR="00EE35A2" w:rsidRPr="00650705" w:rsidRDefault="00EE35A2" w:rsidP="00EE35A2">
            <w:pPr>
              <w:spacing w:line="240" w:lineRule="atLeast"/>
              <w:jc w:val="center"/>
            </w:pPr>
            <w:r w:rsidRPr="00650705">
              <w:t>ON</w:t>
            </w:r>
          </w:p>
          <w:p w14:paraId="2BA24755" w14:textId="77777777" w:rsidR="00EE35A2" w:rsidRPr="00650705" w:rsidRDefault="00EE35A2" w:rsidP="00EE35A2">
            <w:pPr>
              <w:spacing w:line="240" w:lineRule="atLeast"/>
              <w:jc w:val="center"/>
            </w:pPr>
            <w:r w:rsidRPr="00650705">
              <w:t xml:space="preserve"> Crank</w:t>
            </w:r>
          </w:p>
          <w:p w14:paraId="0B975249" w14:textId="77777777" w:rsidR="00EE35A2" w:rsidRPr="00650705" w:rsidRDefault="00EE35A2" w:rsidP="00EE35A2">
            <w:pPr>
              <w:spacing w:line="240" w:lineRule="atLeast"/>
              <w:jc w:val="center"/>
            </w:pPr>
            <w:r w:rsidRPr="00650705">
              <w:t>Running</w:t>
            </w:r>
          </w:p>
          <w:p w14:paraId="3313765D" w14:textId="473C7C28" w:rsidR="00EE35A2" w:rsidRDefault="00EE35A2" w:rsidP="00EE35A2">
            <w:pPr>
              <w:keepNext/>
              <w:spacing w:line="240" w:lineRule="atLeast"/>
              <w:jc w:val="center"/>
            </w:pPr>
            <w:r w:rsidRPr="00650705">
              <w:t>Reserved</w:t>
            </w:r>
          </w:p>
        </w:tc>
        <w:tc>
          <w:tcPr>
            <w:tcW w:w="1134" w:type="dxa"/>
            <w:vAlign w:val="center"/>
          </w:tcPr>
          <w:p w14:paraId="7673E8DD" w14:textId="77777777" w:rsidR="00EE35A2" w:rsidRPr="00650705" w:rsidRDefault="00EE35A2" w:rsidP="00EE35A2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000</w:t>
            </w:r>
          </w:p>
          <w:p w14:paraId="57B95A6C" w14:textId="77777777" w:rsidR="00EE35A2" w:rsidRPr="00650705" w:rsidRDefault="00EE35A2" w:rsidP="00EE35A2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001</w:t>
            </w:r>
          </w:p>
          <w:p w14:paraId="7CCED00D" w14:textId="77777777" w:rsidR="00EE35A2" w:rsidRPr="00650705" w:rsidRDefault="00EE35A2" w:rsidP="00EE35A2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010</w:t>
            </w:r>
          </w:p>
          <w:p w14:paraId="2510755D" w14:textId="77777777" w:rsidR="00EE35A2" w:rsidRPr="00650705" w:rsidRDefault="00EE35A2" w:rsidP="00EE35A2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011</w:t>
            </w:r>
          </w:p>
          <w:p w14:paraId="03734755" w14:textId="77777777" w:rsidR="00EE35A2" w:rsidRPr="00650705" w:rsidRDefault="00EE35A2" w:rsidP="00EE35A2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100</w:t>
            </w:r>
          </w:p>
          <w:p w14:paraId="0CB0A5AE" w14:textId="7884337C" w:rsidR="00EE35A2" w:rsidRPr="00650705" w:rsidRDefault="00EE35A2" w:rsidP="00EE35A2">
            <w:pPr>
              <w:autoSpaceDE w:val="0"/>
              <w:autoSpaceDN w:val="0"/>
              <w:adjustRightInd w:val="0"/>
              <w:spacing w:line="240" w:lineRule="atLeast"/>
              <w:jc w:val="center"/>
            </w:pPr>
            <w:r w:rsidRPr="00650705">
              <w:t>Others</w:t>
            </w:r>
          </w:p>
        </w:tc>
        <w:tc>
          <w:tcPr>
            <w:tcW w:w="847" w:type="dxa"/>
            <w:vAlign w:val="center"/>
          </w:tcPr>
          <w:p w14:paraId="6FD0BA28" w14:textId="02B81150" w:rsidR="00EE35A2" w:rsidRDefault="00EE35A2" w:rsidP="00EE35A2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BDM</w:t>
            </w:r>
          </w:p>
        </w:tc>
        <w:tc>
          <w:tcPr>
            <w:tcW w:w="1134" w:type="dxa"/>
            <w:vAlign w:val="center"/>
          </w:tcPr>
          <w:p w14:paraId="35828858" w14:textId="6A7CE7E0" w:rsidR="00EE35A2" w:rsidRPr="00650705" w:rsidRDefault="00EE35A2" w:rsidP="00EE35A2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DCM</w:t>
            </w:r>
          </w:p>
        </w:tc>
        <w:tc>
          <w:tcPr>
            <w:tcW w:w="993" w:type="dxa"/>
            <w:vAlign w:val="center"/>
          </w:tcPr>
          <w:p w14:paraId="6BB55C87" w14:textId="77777777" w:rsidR="00EE35A2" w:rsidRPr="0057581B" w:rsidRDefault="00EE35A2" w:rsidP="00EE35A2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</w:tbl>
    <w:p w14:paraId="5AF27D3D" w14:textId="47029EE7" w:rsidR="00106A83" w:rsidRPr="00106A83" w:rsidRDefault="00106A83" w:rsidP="00D74308">
      <w:pPr>
        <w:pStyle w:val="a7"/>
        <w:numPr>
          <w:ilvl w:val="2"/>
          <w:numId w:val="9"/>
        </w:numPr>
        <w:ind w:firstLineChars="0"/>
        <w:outlineLvl w:val="2"/>
        <w:rPr>
          <w:b/>
          <w:sz w:val="22"/>
          <w:szCs w:val="22"/>
        </w:rPr>
      </w:pPr>
      <w:r w:rsidRPr="00106A83">
        <w:rPr>
          <w:b/>
          <w:sz w:val="22"/>
          <w:szCs w:val="22"/>
        </w:rPr>
        <w:t xml:space="preserve">Functional Requirement </w:t>
      </w:r>
    </w:p>
    <w:p w14:paraId="3D07F404" w14:textId="1DF7C0A1" w:rsidR="00106A83" w:rsidRPr="00106A83" w:rsidRDefault="00106A83" w:rsidP="00106A83">
      <w:pPr>
        <w:outlineLvl w:val="3"/>
        <w:rPr>
          <w:rFonts w:ascii="Arial" w:hAnsi="Arial" w:cs="Arial"/>
          <w:b/>
          <w:color w:val="000000"/>
        </w:rPr>
      </w:pPr>
      <w:r w:rsidRPr="00106A83">
        <w:rPr>
          <w:rFonts w:ascii="Arial" w:hAnsi="Arial" w:cs="Arial"/>
          <w:b/>
          <w:color w:val="000000"/>
        </w:rPr>
        <w:t>4.2.4.1</w:t>
      </w:r>
      <w:r w:rsidRPr="00106A83">
        <w:rPr>
          <w:rFonts w:ascii="Arial" w:hAnsi="Arial" w:cs="Arial"/>
          <w:b/>
          <w:color w:val="000000"/>
        </w:rPr>
        <w:t>闭锁功能</w:t>
      </w:r>
    </w:p>
    <w:p w14:paraId="444A3743" w14:textId="068F8C61" w:rsidR="00106A83" w:rsidRPr="007D5063" w:rsidRDefault="00106A83" w:rsidP="00106A83">
      <w:pPr>
        <w:spacing w:beforeLines="50" w:before="156"/>
        <w:ind w:firstLineChars="200" w:firstLine="422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前置条件：</w:t>
      </w:r>
      <w:r>
        <w:rPr>
          <w:rFonts w:ascii="Arial" w:hAnsi="Arial" w:cs="Arial" w:hint="eastAsia"/>
          <w:bCs/>
          <w:color w:val="000000"/>
        </w:rPr>
        <w:t>( 1</w:t>
      </w:r>
      <w:r>
        <w:rPr>
          <w:rFonts w:ascii="Arial" w:hAnsi="Arial" w:cs="Arial"/>
          <w:bCs/>
          <w:color w:val="000000"/>
        </w:rPr>
        <w:t xml:space="preserve"> </w:t>
      </w:r>
      <w:r>
        <w:rPr>
          <w:rFonts w:ascii="Arial" w:hAnsi="Arial" w:cs="Arial" w:hint="eastAsia"/>
          <w:bCs/>
          <w:color w:val="000000"/>
        </w:rPr>
        <w:t>)</w:t>
      </w:r>
    </w:p>
    <w:p w14:paraId="6E36E88B" w14:textId="492344D6" w:rsidR="00106A83" w:rsidRPr="00C03605" w:rsidRDefault="00E76CE0" w:rsidP="00D74308">
      <w:pPr>
        <w:pStyle w:val="a7"/>
        <w:numPr>
          <w:ilvl w:val="0"/>
          <w:numId w:val="10"/>
        </w:numPr>
        <w:spacing w:after="120"/>
        <w:ind w:firstLineChars="0"/>
        <w:jc w:val="both"/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</w:pPr>
      <w:r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电源模式</w:t>
      </w:r>
      <w:r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：</w:t>
      </w:r>
      <w:r w:rsidR="00106A83" w:rsidRPr="00C03605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OFF</w:t>
      </w:r>
      <w:r w:rsidR="00E34DE0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、ACC、ON、C</w:t>
      </w:r>
      <w:r w:rsidR="00E34DE0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rank</w:t>
      </w:r>
      <w:r w:rsidR="009807F7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、</w:t>
      </w:r>
      <w:r w:rsidR="003B0A4F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R</w:t>
      </w:r>
      <w:r w:rsidR="003B0A4F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unning</w:t>
      </w:r>
      <w:r w:rsidR="00106A83" w:rsidRPr="00C0360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；</w:t>
      </w:r>
    </w:p>
    <w:p w14:paraId="0BCFC08A" w14:textId="4A87F4F4" w:rsidR="00F42716" w:rsidRPr="00004C9C" w:rsidRDefault="00106A83" w:rsidP="00292822">
      <w:pPr>
        <w:spacing w:beforeLines="50" w:before="156"/>
        <w:ind w:firstLineChars="200" w:firstLine="422"/>
        <w:rPr>
          <w:rFonts w:ascii="Arial" w:hAnsi="Arial" w:cs="Arial"/>
          <w:bCs/>
          <w:color w:val="000000"/>
        </w:rPr>
      </w:pPr>
      <w:r>
        <w:rPr>
          <w:rFonts w:ascii="Arial" w:hAnsi="Arial" w:cs="Arial" w:hint="eastAsia"/>
          <w:b/>
          <w:color w:val="000000"/>
        </w:rPr>
        <w:t>触发条件：</w:t>
      </w:r>
      <w:r w:rsidRPr="00004C9C">
        <w:rPr>
          <w:rFonts w:ascii="Arial" w:hAnsi="Arial" w:cs="Arial" w:hint="eastAsia"/>
          <w:bCs/>
          <w:color w:val="000000"/>
        </w:rPr>
        <w:t>（</w:t>
      </w:r>
      <w:r w:rsidRPr="00004C9C">
        <w:rPr>
          <w:rFonts w:ascii="Arial" w:hAnsi="Arial" w:cs="Arial" w:hint="eastAsia"/>
          <w:bCs/>
          <w:color w:val="000000"/>
        </w:rPr>
        <w:t>1</w:t>
      </w:r>
      <w:r w:rsidRPr="00004C9C">
        <w:rPr>
          <w:rFonts w:ascii="Arial" w:hAnsi="Arial" w:cs="Arial" w:hint="eastAsia"/>
          <w:bCs/>
          <w:color w:val="000000"/>
        </w:rPr>
        <w:t>）</w:t>
      </w:r>
    </w:p>
    <w:p w14:paraId="2E890776" w14:textId="55982133" w:rsidR="00B65662" w:rsidRPr="00B65662" w:rsidRDefault="00106A83" w:rsidP="00D74308">
      <w:pPr>
        <w:pStyle w:val="a7"/>
        <w:numPr>
          <w:ilvl w:val="0"/>
          <w:numId w:val="11"/>
        </w:numPr>
        <w:spacing w:after="120"/>
        <w:ind w:firstLineChars="0"/>
        <w:jc w:val="both"/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</w:pPr>
      <w:r w:rsidRPr="00C0360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D</w:t>
      </w:r>
      <w:r w:rsidR="001D3AD2" w:rsidRPr="00C0360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C</w:t>
      </w:r>
      <w:r w:rsidRPr="00C0360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M收到</w:t>
      </w:r>
      <w:r w:rsidR="001D3AD2" w:rsidRPr="00C03605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BDM发送</w:t>
      </w:r>
      <w:r w:rsidR="001D3AD2" w:rsidRPr="00C0360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的</w:t>
      </w:r>
      <w:r w:rsidRPr="00C0360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闭锁命令</w:t>
      </w:r>
      <w:r w:rsidR="00155B17" w:rsidRPr="00C03605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：</w:t>
      </w:r>
      <w:r w:rsidR="00155B17" w:rsidRPr="00C0360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DoorLockCMD==</w:t>
      </w:r>
      <w:r w:rsidR="00E34DE0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0x</w:t>
      </w:r>
      <w:r w:rsidR="00ED2588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4</w:t>
      </w:r>
      <w:r w:rsidR="00155B17" w:rsidRPr="00C03605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；</w:t>
      </w:r>
    </w:p>
    <w:p w14:paraId="267B9845" w14:textId="69A0A09B" w:rsidR="00106A83" w:rsidRPr="00E76CE0" w:rsidRDefault="00106A83" w:rsidP="00E76CE0">
      <w:pPr>
        <w:spacing w:beforeLines="50" w:before="156" w:after="120"/>
        <w:ind w:firstLineChars="200" w:firstLine="422"/>
        <w:rPr>
          <w:rFonts w:ascii="Arial" w:hAnsi="Arial" w:cs="Arial"/>
          <w:bCs/>
          <w:color w:val="000000"/>
        </w:rPr>
      </w:pPr>
      <w:r w:rsidRPr="00E76CE0">
        <w:rPr>
          <w:rFonts w:ascii="Arial" w:hAnsi="Arial" w:cs="Arial" w:hint="eastAsia"/>
          <w:b/>
          <w:color w:val="000000"/>
        </w:rPr>
        <w:t>执行驱动输出：</w:t>
      </w:r>
      <w:r w:rsidRPr="00E76CE0">
        <w:rPr>
          <w:rFonts w:ascii="Arial" w:hAnsi="Arial" w:cs="Arial" w:hint="eastAsia"/>
          <w:bCs/>
          <w:color w:val="000000"/>
        </w:rPr>
        <w:t>( 1</w:t>
      </w:r>
      <w:r w:rsidR="00155B17" w:rsidRPr="00E76CE0">
        <w:rPr>
          <w:rFonts w:ascii="Arial" w:hAnsi="Arial" w:cs="Arial"/>
          <w:bCs/>
          <w:color w:val="000000"/>
        </w:rPr>
        <w:t xml:space="preserve"> </w:t>
      </w:r>
      <w:r w:rsidRPr="00E76CE0">
        <w:rPr>
          <w:rFonts w:ascii="Arial" w:hAnsi="Arial" w:cs="Arial" w:hint="eastAsia"/>
          <w:bCs/>
          <w:color w:val="000000"/>
        </w:rPr>
        <w:t>)</w:t>
      </w:r>
    </w:p>
    <w:p w14:paraId="52D035C2" w14:textId="3A1EF5D0" w:rsidR="00C03605" w:rsidRPr="00C03605" w:rsidRDefault="00C03605" w:rsidP="00D74308">
      <w:pPr>
        <w:pStyle w:val="a7"/>
        <w:numPr>
          <w:ilvl w:val="0"/>
          <w:numId w:val="12"/>
        </w:numPr>
        <w:spacing w:after="120"/>
        <w:ind w:firstLineChars="0"/>
        <w:jc w:val="both"/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</w:pPr>
      <w:r w:rsidRPr="00C0360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D</w:t>
      </w:r>
      <w:r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C</w:t>
      </w:r>
      <w:r w:rsidRPr="00C0360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M输出200ms±50ms驱动门锁电机，执行四门闭锁</w:t>
      </w:r>
      <w:r w:rsidRPr="00C03605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；</w:t>
      </w:r>
    </w:p>
    <w:p w14:paraId="2388165C" w14:textId="32894831" w:rsidR="00C03605" w:rsidRPr="00106A83" w:rsidRDefault="00C03605" w:rsidP="00C03605">
      <w:pPr>
        <w:outlineLvl w:val="3"/>
        <w:rPr>
          <w:rFonts w:ascii="Arial" w:hAnsi="Arial" w:cs="Arial"/>
          <w:b/>
          <w:color w:val="000000"/>
        </w:rPr>
      </w:pPr>
      <w:r w:rsidRPr="00106A83">
        <w:rPr>
          <w:rFonts w:ascii="Arial" w:hAnsi="Arial" w:cs="Arial"/>
          <w:b/>
          <w:color w:val="000000"/>
        </w:rPr>
        <w:t>4.2.</w:t>
      </w:r>
      <w:r>
        <w:rPr>
          <w:rFonts w:ascii="Arial" w:hAnsi="Arial" w:cs="Arial"/>
          <w:b/>
          <w:color w:val="000000"/>
        </w:rPr>
        <w:t xml:space="preserve">4.2 </w:t>
      </w:r>
      <w:r>
        <w:rPr>
          <w:rFonts w:ascii="Arial" w:hAnsi="Arial" w:cs="Arial" w:hint="eastAsia"/>
          <w:b/>
          <w:color w:val="000000"/>
        </w:rPr>
        <w:t>解锁</w:t>
      </w:r>
      <w:r>
        <w:rPr>
          <w:rFonts w:ascii="Arial" w:hAnsi="Arial" w:cs="Arial"/>
          <w:b/>
          <w:color w:val="000000"/>
        </w:rPr>
        <w:t>功能</w:t>
      </w:r>
    </w:p>
    <w:p w14:paraId="36CE9C04" w14:textId="7E6A7914" w:rsidR="00C03605" w:rsidRPr="007D5063" w:rsidRDefault="00C03605" w:rsidP="00C03605">
      <w:pPr>
        <w:spacing w:beforeLines="50" w:before="156"/>
        <w:ind w:firstLineChars="200" w:firstLine="422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前置条件：</w:t>
      </w:r>
      <w:r>
        <w:rPr>
          <w:rFonts w:ascii="Arial" w:hAnsi="Arial" w:cs="Arial" w:hint="eastAsia"/>
          <w:bCs/>
          <w:color w:val="000000"/>
        </w:rPr>
        <w:t>( 1</w:t>
      </w:r>
      <w:r>
        <w:rPr>
          <w:rFonts w:ascii="Arial" w:hAnsi="Arial" w:cs="Arial"/>
          <w:bCs/>
          <w:color w:val="000000"/>
        </w:rPr>
        <w:t xml:space="preserve"> </w:t>
      </w:r>
      <w:r w:rsidR="00E76CE0" w:rsidRPr="00246409">
        <w:rPr>
          <w:rFonts w:ascii="Arial" w:hAnsi="Arial" w:cs="Arial" w:hint="eastAsia"/>
          <w:bCs/>
          <w:strike/>
          <w:color w:val="000000"/>
        </w:rPr>
        <w:t>|</w:t>
      </w:r>
      <w:r>
        <w:rPr>
          <w:rFonts w:ascii="Arial" w:hAnsi="Arial" w:cs="Arial"/>
          <w:bCs/>
          <w:color w:val="000000"/>
        </w:rPr>
        <w:t xml:space="preserve"> 2 </w:t>
      </w:r>
      <w:r>
        <w:rPr>
          <w:rFonts w:ascii="Arial" w:hAnsi="Arial" w:cs="Arial" w:hint="eastAsia"/>
          <w:bCs/>
          <w:color w:val="000000"/>
        </w:rPr>
        <w:t>)</w:t>
      </w:r>
    </w:p>
    <w:p w14:paraId="49CC40E8" w14:textId="60D8ED85" w:rsidR="00E76CE0" w:rsidRPr="00004C9C" w:rsidRDefault="00E76CE0" w:rsidP="00004C9C">
      <w:pPr>
        <w:pStyle w:val="a7"/>
        <w:numPr>
          <w:ilvl w:val="0"/>
          <w:numId w:val="15"/>
        </w:numPr>
        <w:spacing w:after="120"/>
        <w:ind w:firstLineChars="0"/>
        <w:jc w:val="both"/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</w:pPr>
      <w:r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电源模式：</w:t>
      </w:r>
      <w:r w:rsidRPr="00C03605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OFF</w:t>
      </w:r>
      <w:r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、ACC、ON、C</w:t>
      </w:r>
      <w:r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rank</w:t>
      </w:r>
      <w:r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、R</w:t>
      </w:r>
      <w:r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unning</w:t>
      </w:r>
      <w:r w:rsidRPr="00C0360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；</w:t>
      </w:r>
    </w:p>
    <w:p w14:paraId="63DBAD22" w14:textId="57DE6A88" w:rsidR="00C03605" w:rsidRDefault="00C03605" w:rsidP="00C03605">
      <w:pPr>
        <w:spacing w:beforeLines="50" w:before="156"/>
        <w:ind w:firstLineChars="200" w:firstLine="422"/>
        <w:rPr>
          <w:rFonts w:ascii="Arial" w:hAnsi="Arial" w:cs="Arial"/>
          <w:b/>
          <w:color w:val="000000"/>
        </w:rPr>
      </w:pPr>
      <w:r>
        <w:rPr>
          <w:rFonts w:ascii="Arial" w:hAnsi="Arial" w:cs="Arial" w:hint="eastAsia"/>
          <w:b/>
          <w:color w:val="000000"/>
        </w:rPr>
        <w:t>触发条件：（</w:t>
      </w:r>
      <w:r w:rsidRPr="00650705">
        <w:rPr>
          <w:rFonts w:ascii="Arial" w:hAnsi="Arial" w:cs="Arial" w:hint="eastAsia"/>
          <w:color w:val="000000"/>
        </w:rPr>
        <w:t>1</w:t>
      </w:r>
      <w:r w:rsidR="00E34DE0">
        <w:rPr>
          <w:rFonts w:ascii="Arial" w:hAnsi="Arial" w:cs="Arial"/>
          <w:color w:val="000000"/>
        </w:rPr>
        <w:t xml:space="preserve"> | 2 | 3 </w:t>
      </w:r>
      <w:r>
        <w:rPr>
          <w:rFonts w:ascii="Arial" w:hAnsi="Arial" w:cs="Arial" w:hint="eastAsia"/>
          <w:b/>
          <w:color w:val="000000"/>
        </w:rPr>
        <w:t>）</w:t>
      </w:r>
    </w:p>
    <w:p w14:paraId="2DA8811E" w14:textId="362EAB31" w:rsidR="00E34DE0" w:rsidRDefault="00C03605" w:rsidP="00D74308">
      <w:pPr>
        <w:pStyle w:val="a7"/>
        <w:numPr>
          <w:ilvl w:val="0"/>
          <w:numId w:val="13"/>
        </w:numPr>
        <w:spacing w:after="120"/>
        <w:ind w:firstLineChars="0"/>
        <w:jc w:val="both"/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</w:pPr>
      <w:r w:rsidRPr="00C0360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DCM收到</w:t>
      </w:r>
      <w:r w:rsidRPr="00C03605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BDM发送</w:t>
      </w:r>
      <w:r w:rsidRPr="00C0360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的</w:t>
      </w:r>
      <w:r w:rsidR="00E34DE0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解</w:t>
      </w:r>
      <w:r w:rsidRPr="00C0360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锁命令</w:t>
      </w:r>
      <w:r w:rsidRPr="00C03605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：</w:t>
      </w:r>
      <w:r w:rsidRPr="00C0360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DoorLockCMD==</w:t>
      </w:r>
      <w:r w:rsidR="00E34DE0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0x1</w:t>
      </w:r>
      <w:r w:rsidR="00E34DE0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；</w:t>
      </w:r>
    </w:p>
    <w:p w14:paraId="5E74A145" w14:textId="376A4181" w:rsidR="00E34DE0" w:rsidRDefault="00E34DE0" w:rsidP="00D74308">
      <w:pPr>
        <w:pStyle w:val="a7"/>
        <w:numPr>
          <w:ilvl w:val="0"/>
          <w:numId w:val="13"/>
        </w:numPr>
        <w:spacing w:after="120"/>
        <w:ind w:firstLineChars="0"/>
        <w:jc w:val="both"/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</w:pPr>
      <w:r w:rsidRPr="00C0360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DCM收到</w:t>
      </w:r>
      <w:r w:rsidRPr="00C03605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BDM发送</w:t>
      </w:r>
      <w:r w:rsidRPr="00C0360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的</w:t>
      </w:r>
      <w:r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解</w:t>
      </w:r>
      <w:r w:rsidRPr="00C0360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锁命令</w:t>
      </w:r>
      <w:r w:rsidRPr="00C03605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：</w:t>
      </w:r>
      <w:r w:rsidRPr="00C0360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DoorLockCMD==</w:t>
      </w:r>
      <w:r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0x2</w:t>
      </w:r>
      <w:r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；</w:t>
      </w:r>
    </w:p>
    <w:p w14:paraId="7D8DCBB6" w14:textId="025FCF61" w:rsidR="00C03605" w:rsidRPr="00C03605" w:rsidRDefault="00E34DE0" w:rsidP="00D74308">
      <w:pPr>
        <w:pStyle w:val="a7"/>
        <w:numPr>
          <w:ilvl w:val="0"/>
          <w:numId w:val="13"/>
        </w:numPr>
        <w:spacing w:after="120"/>
        <w:ind w:firstLineChars="0"/>
        <w:jc w:val="both"/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</w:pPr>
      <w:r w:rsidRPr="00C0360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DCM收到</w:t>
      </w:r>
      <w:r w:rsidRPr="00C03605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BDM发送</w:t>
      </w:r>
      <w:r w:rsidRPr="00C0360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的</w:t>
      </w:r>
      <w:r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解</w:t>
      </w:r>
      <w:r w:rsidRPr="00C0360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锁命令</w:t>
      </w:r>
      <w:r w:rsidRPr="00C03605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：</w:t>
      </w:r>
      <w:r w:rsidRPr="00C0360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DoorLockCMD==</w:t>
      </w:r>
      <w:r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0x3</w:t>
      </w:r>
      <w:r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；</w:t>
      </w:r>
    </w:p>
    <w:p w14:paraId="43CD0791" w14:textId="57E54DFA" w:rsidR="00C03605" w:rsidRDefault="00C03605" w:rsidP="00C03605">
      <w:pPr>
        <w:spacing w:beforeLines="50" w:before="156"/>
        <w:ind w:firstLineChars="200" w:firstLine="422"/>
        <w:rPr>
          <w:rFonts w:ascii="Arial" w:hAnsi="Arial" w:cs="Arial"/>
          <w:bCs/>
          <w:color w:val="000000"/>
        </w:rPr>
      </w:pPr>
      <w:r>
        <w:rPr>
          <w:rFonts w:ascii="Arial" w:hAnsi="Arial" w:cs="Arial" w:hint="eastAsia"/>
          <w:b/>
          <w:color w:val="000000"/>
        </w:rPr>
        <w:t>执行驱动输出：</w:t>
      </w:r>
      <w:r>
        <w:rPr>
          <w:rFonts w:ascii="Arial" w:hAnsi="Arial" w:cs="Arial" w:hint="eastAsia"/>
          <w:bCs/>
          <w:color w:val="000000"/>
        </w:rPr>
        <w:t>( 1</w:t>
      </w:r>
      <w:r>
        <w:rPr>
          <w:rFonts w:ascii="Arial" w:hAnsi="Arial" w:cs="Arial"/>
          <w:bCs/>
          <w:color w:val="000000"/>
        </w:rPr>
        <w:t xml:space="preserve"> | 2 | 3 </w:t>
      </w:r>
      <w:r>
        <w:rPr>
          <w:rFonts w:ascii="Arial" w:hAnsi="Arial" w:cs="Arial" w:hint="eastAsia"/>
          <w:bCs/>
          <w:color w:val="000000"/>
        </w:rPr>
        <w:t>)</w:t>
      </w:r>
    </w:p>
    <w:p w14:paraId="7F05D14D" w14:textId="078252A0" w:rsidR="00E34DE0" w:rsidRPr="00E34DE0" w:rsidRDefault="00E34DE0" w:rsidP="00D74308">
      <w:pPr>
        <w:pStyle w:val="a7"/>
        <w:numPr>
          <w:ilvl w:val="0"/>
          <w:numId w:val="14"/>
        </w:numPr>
        <w:spacing w:after="120"/>
        <w:ind w:firstLineChars="0"/>
        <w:jc w:val="both"/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</w:pPr>
      <w:r w:rsidRPr="00E34DE0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DCM输出200ms±50ms驱动门锁电机，执行主驾门解锁输出</w:t>
      </w:r>
      <w:r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；</w:t>
      </w:r>
    </w:p>
    <w:p w14:paraId="6D2C8CD8" w14:textId="5281ECDF" w:rsidR="00C03605" w:rsidRDefault="00E34DE0" w:rsidP="00D74308">
      <w:pPr>
        <w:pStyle w:val="a7"/>
        <w:numPr>
          <w:ilvl w:val="0"/>
          <w:numId w:val="14"/>
        </w:numPr>
        <w:spacing w:after="120"/>
        <w:ind w:firstLineChars="0"/>
        <w:jc w:val="both"/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</w:pPr>
      <w:r w:rsidRPr="00E34DE0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DCM输出200ms±50ms驱动门锁电机，执行</w:t>
      </w:r>
      <w:r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除</w:t>
      </w:r>
      <w:r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主驾门外</w:t>
      </w:r>
      <w:r w:rsidRPr="00E34DE0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其余门解锁输出</w:t>
      </w:r>
      <w:r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；</w:t>
      </w:r>
    </w:p>
    <w:p w14:paraId="7806E30D" w14:textId="597E08F2" w:rsidR="00E34DE0" w:rsidRPr="00C03605" w:rsidRDefault="00E34DE0" w:rsidP="00D74308">
      <w:pPr>
        <w:pStyle w:val="a7"/>
        <w:numPr>
          <w:ilvl w:val="0"/>
          <w:numId w:val="14"/>
        </w:numPr>
        <w:spacing w:after="120"/>
        <w:ind w:firstLineChars="0"/>
        <w:jc w:val="both"/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</w:pPr>
      <w:r w:rsidRPr="00E34DE0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DCM输出200ms±50ms驱动门锁电机，执行主驾门+其余门解锁输出</w:t>
      </w:r>
      <w:r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；</w:t>
      </w:r>
    </w:p>
    <w:p w14:paraId="3C0A7AF5" w14:textId="3BF1E433" w:rsidR="00E76CE0" w:rsidRPr="00106A83" w:rsidRDefault="00E76CE0" w:rsidP="00E76CE0">
      <w:pPr>
        <w:outlineLvl w:val="3"/>
        <w:rPr>
          <w:rFonts w:ascii="Arial" w:hAnsi="Arial" w:cs="Arial"/>
          <w:b/>
          <w:color w:val="000000"/>
        </w:rPr>
      </w:pPr>
      <w:r w:rsidRPr="00106A83">
        <w:rPr>
          <w:rFonts w:ascii="Arial" w:hAnsi="Arial" w:cs="Arial"/>
          <w:b/>
          <w:color w:val="000000"/>
        </w:rPr>
        <w:t>4.2.</w:t>
      </w:r>
      <w:r>
        <w:rPr>
          <w:rFonts w:ascii="Arial" w:hAnsi="Arial" w:cs="Arial"/>
          <w:b/>
          <w:color w:val="000000"/>
        </w:rPr>
        <w:t>4.3</w:t>
      </w:r>
      <w:r>
        <w:rPr>
          <w:rFonts w:ascii="Arial" w:hAnsi="Arial" w:cs="Arial" w:hint="eastAsia"/>
          <w:b/>
          <w:color w:val="000000"/>
        </w:rPr>
        <w:t>碰撞解锁</w:t>
      </w:r>
    </w:p>
    <w:p w14:paraId="791BED68" w14:textId="46A77C62" w:rsidR="00E76CE0" w:rsidRPr="007D5063" w:rsidRDefault="00E76CE0" w:rsidP="00E76CE0">
      <w:pPr>
        <w:spacing w:beforeLines="50" w:before="156"/>
        <w:ind w:firstLineChars="200" w:firstLine="422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前置条件：</w:t>
      </w:r>
      <w:r>
        <w:rPr>
          <w:rFonts w:ascii="Arial" w:hAnsi="Arial" w:cs="Arial" w:hint="eastAsia"/>
          <w:bCs/>
          <w:color w:val="000000"/>
        </w:rPr>
        <w:t>( 1</w:t>
      </w:r>
      <w:r>
        <w:rPr>
          <w:rFonts w:ascii="Arial" w:hAnsi="Arial" w:cs="Arial"/>
          <w:bCs/>
          <w:color w:val="000000"/>
        </w:rPr>
        <w:t xml:space="preserve"> </w:t>
      </w:r>
      <w:r w:rsidR="00985230">
        <w:rPr>
          <w:rFonts w:ascii="Arial" w:hAnsi="Arial" w:cs="Arial" w:hint="eastAsia"/>
          <w:bCs/>
          <w:color w:val="000000"/>
        </w:rPr>
        <w:t>|</w:t>
      </w:r>
      <w:r>
        <w:rPr>
          <w:rFonts w:ascii="Arial" w:hAnsi="Arial" w:cs="Arial"/>
          <w:bCs/>
          <w:color w:val="000000"/>
        </w:rPr>
        <w:t xml:space="preserve"> 2</w:t>
      </w:r>
      <w:r w:rsidR="007C6165">
        <w:rPr>
          <w:rFonts w:ascii="Arial" w:hAnsi="Arial" w:cs="Arial"/>
          <w:bCs/>
          <w:color w:val="000000"/>
        </w:rPr>
        <w:t xml:space="preserve"> </w:t>
      </w:r>
      <w:r>
        <w:rPr>
          <w:rFonts w:ascii="Arial" w:hAnsi="Arial" w:cs="Arial" w:hint="eastAsia"/>
          <w:bCs/>
          <w:color w:val="000000"/>
        </w:rPr>
        <w:t>)</w:t>
      </w:r>
    </w:p>
    <w:p w14:paraId="3F6F97E8" w14:textId="1D9E1F21" w:rsidR="00E76CE0" w:rsidRDefault="007C6165" w:rsidP="00D74308">
      <w:pPr>
        <w:pStyle w:val="a7"/>
        <w:numPr>
          <w:ilvl w:val="0"/>
          <w:numId w:val="16"/>
        </w:numPr>
        <w:spacing w:after="120"/>
        <w:ind w:firstLineChars="0"/>
        <w:jc w:val="both"/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</w:pPr>
      <w:r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电源</w:t>
      </w:r>
      <w:r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模式:</w:t>
      </w:r>
      <w:r w:rsidRPr="007C6165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 xml:space="preserve"> </w:t>
      </w:r>
      <w:r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ON、C</w:t>
      </w:r>
      <w:r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rank</w:t>
      </w:r>
      <w:r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、R</w:t>
      </w:r>
      <w:r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unning</w:t>
      </w:r>
      <w:r w:rsidR="00E76CE0" w:rsidRPr="00C03605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；</w:t>
      </w:r>
    </w:p>
    <w:p w14:paraId="561CF606" w14:textId="51F05E25" w:rsidR="007C6165" w:rsidRPr="007C6165" w:rsidRDefault="007C6165" w:rsidP="00D74308">
      <w:pPr>
        <w:pStyle w:val="a7"/>
        <w:numPr>
          <w:ilvl w:val="0"/>
          <w:numId w:val="16"/>
        </w:numPr>
        <w:spacing w:after="120"/>
        <w:ind w:firstLineChars="0"/>
        <w:jc w:val="both"/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</w:pPr>
      <w:r w:rsidRPr="007C616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点火开关由ON切换到OFF档1s内</w:t>
      </w:r>
      <w:r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；</w:t>
      </w:r>
    </w:p>
    <w:p w14:paraId="7DAB55DB" w14:textId="77777777" w:rsidR="00556D94" w:rsidRDefault="00556D94" w:rsidP="00E76CE0">
      <w:pPr>
        <w:spacing w:beforeLines="50" w:before="156"/>
        <w:ind w:firstLineChars="200" w:firstLine="422"/>
        <w:rPr>
          <w:ins w:id="207" w:author="胡群 Qun Hu  (研发总院 AERI)" w:date="2023-02-02T18:39:00Z"/>
          <w:rFonts w:ascii="Arial" w:hAnsi="Arial" w:cs="Arial"/>
          <w:b/>
          <w:color w:val="000000"/>
        </w:rPr>
      </w:pPr>
    </w:p>
    <w:p w14:paraId="37237320" w14:textId="58EC044E" w:rsidR="00E76CE0" w:rsidRDefault="00E76CE0" w:rsidP="00E76CE0">
      <w:pPr>
        <w:spacing w:beforeLines="50" w:before="156"/>
        <w:ind w:firstLineChars="200" w:firstLine="422"/>
        <w:rPr>
          <w:rFonts w:ascii="Arial" w:hAnsi="Arial" w:cs="Arial"/>
          <w:b/>
          <w:color w:val="000000"/>
        </w:rPr>
      </w:pPr>
      <w:bookmarkStart w:id="208" w:name="_GoBack"/>
      <w:bookmarkEnd w:id="208"/>
      <w:r>
        <w:rPr>
          <w:rFonts w:ascii="Arial" w:hAnsi="Arial" w:cs="Arial" w:hint="eastAsia"/>
          <w:b/>
          <w:color w:val="000000"/>
        </w:rPr>
        <w:lastRenderedPageBreak/>
        <w:t>触发条件：（</w:t>
      </w:r>
      <w:r w:rsidRPr="00650705">
        <w:rPr>
          <w:rFonts w:ascii="Arial" w:hAnsi="Arial" w:cs="Arial" w:hint="eastAsia"/>
          <w:color w:val="000000"/>
        </w:rPr>
        <w:t>1</w:t>
      </w:r>
      <w:r>
        <w:rPr>
          <w:rFonts w:ascii="Arial" w:hAnsi="Arial" w:cs="Arial" w:hint="eastAsia"/>
          <w:b/>
          <w:color w:val="000000"/>
        </w:rPr>
        <w:t>）</w:t>
      </w:r>
    </w:p>
    <w:p w14:paraId="677E1EAD" w14:textId="4FDE40BD" w:rsidR="007C6165" w:rsidRPr="007C6165" w:rsidRDefault="00E76CE0" w:rsidP="00D74308">
      <w:pPr>
        <w:pStyle w:val="a7"/>
        <w:numPr>
          <w:ilvl w:val="0"/>
          <w:numId w:val="17"/>
        </w:numPr>
        <w:spacing w:after="120"/>
        <w:ind w:firstLineChars="0"/>
        <w:jc w:val="both"/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</w:pPr>
      <w:r w:rsidRPr="007C616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DCM</w:t>
      </w:r>
      <w:r w:rsidR="007C6165" w:rsidRPr="007C6165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收到</w:t>
      </w:r>
      <w:r w:rsidR="007C6165" w:rsidRPr="007C616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有效</w:t>
      </w:r>
      <w:ins w:id="209" w:author="胡群 Qun Hu  (研发总院 AERI)" w:date="2022-12-03T19:30:00Z">
        <w:r w:rsidR="00057151">
          <w:rPr>
            <w:rFonts w:asciiTheme="minorEastAsia" w:eastAsiaTheme="minorEastAsia" w:hAnsiTheme="minorEastAsia" w:cs="Arial" w:hint="eastAsia"/>
            <w:kern w:val="2"/>
            <w:sz w:val="21"/>
            <w:szCs w:val="21"/>
            <w:lang w:val="en-US" w:eastAsia="zh-CN"/>
          </w:rPr>
          <w:t>C</w:t>
        </w:r>
        <w:r w:rsidR="00057151">
          <w:rPr>
            <w:rFonts w:asciiTheme="minorEastAsia" w:eastAsiaTheme="minorEastAsia" w:hAnsiTheme="minorEastAsia" w:cs="Arial"/>
            <w:kern w:val="2"/>
            <w:sz w:val="21"/>
            <w:szCs w:val="21"/>
            <w:lang w:val="en-US" w:eastAsia="zh-CN"/>
          </w:rPr>
          <w:t>AN</w:t>
        </w:r>
      </w:ins>
      <w:r w:rsidR="007C6165" w:rsidRPr="007C616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碰撞信号</w:t>
      </w:r>
      <w:r w:rsidR="00004C9C">
        <w:rPr>
          <w:rFonts w:hint="eastAsia"/>
        </w:rPr>
        <w:t>CrashOutputSts</w:t>
      </w:r>
      <w:r w:rsidR="00004C9C">
        <w:rPr>
          <w:rFonts w:hint="eastAsia"/>
          <w:lang w:eastAsia="zh-CN"/>
        </w:rPr>
        <w:t>从</w:t>
      </w:r>
      <w:r w:rsidR="00004C9C">
        <w:rPr>
          <w:rFonts w:hint="eastAsia"/>
          <w:lang w:eastAsia="zh-CN"/>
        </w:rPr>
        <w:t>0</w:t>
      </w:r>
      <w:r w:rsidR="00004C9C">
        <w:rPr>
          <w:rFonts w:hint="eastAsia"/>
          <w:lang w:eastAsia="zh-CN"/>
        </w:rPr>
        <w:t>跳转</w:t>
      </w:r>
      <w:r w:rsidR="00004C9C">
        <w:rPr>
          <w:lang w:eastAsia="zh-CN"/>
        </w:rPr>
        <w:t>到非</w:t>
      </w:r>
      <w:r w:rsidR="00004C9C">
        <w:rPr>
          <w:rFonts w:hint="eastAsia"/>
          <w:lang w:eastAsia="zh-CN"/>
        </w:rPr>
        <w:t>0</w:t>
      </w:r>
      <w:r w:rsidR="00004C9C">
        <w:rPr>
          <w:rFonts w:hint="eastAsia"/>
          <w:lang w:eastAsia="zh-CN"/>
        </w:rPr>
        <w:t>状态</w:t>
      </w:r>
      <w:ins w:id="210" w:author="胡群 Qun Hu  (研发总院 AERI)" w:date="2022-12-03T19:30:00Z">
        <w:r w:rsidR="00057151">
          <w:rPr>
            <w:rFonts w:hint="eastAsia"/>
            <w:lang w:eastAsia="zh-CN"/>
          </w:rPr>
          <w:t xml:space="preserve"> </w:t>
        </w:r>
      </w:ins>
      <w:ins w:id="211" w:author="胡群 Qun Hu  (研发总院 AERI)" w:date="2022-12-03T19:29:00Z">
        <w:r w:rsidR="00057151">
          <w:rPr>
            <w:rFonts w:hint="eastAsia"/>
            <w:lang w:eastAsia="zh-CN"/>
          </w:rPr>
          <w:t>||</w:t>
        </w:r>
      </w:ins>
      <w:ins w:id="212" w:author="胡群 Qun Hu  (研发总院 AERI)" w:date="2022-12-03T19:30:00Z">
        <w:r w:rsidR="00057151">
          <w:rPr>
            <w:lang w:eastAsia="zh-CN"/>
          </w:rPr>
          <w:t xml:space="preserve"> </w:t>
        </w:r>
      </w:ins>
      <w:ins w:id="213" w:author="胡群 Qun Hu  (研发总院 AERI)" w:date="2022-12-03T19:29:00Z">
        <w:r w:rsidR="00057151">
          <w:rPr>
            <w:rFonts w:hint="eastAsia"/>
            <w:lang w:eastAsia="zh-CN"/>
          </w:rPr>
          <w:t>有效硬线碰撞信号</w:t>
        </w:r>
      </w:ins>
      <w:r w:rsidR="007C6165" w:rsidRPr="007C6165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；</w:t>
      </w:r>
    </w:p>
    <w:p w14:paraId="73225C7C" w14:textId="6BDA9248" w:rsidR="00E76CE0" w:rsidRDefault="00E76CE0" w:rsidP="00E76CE0">
      <w:pPr>
        <w:spacing w:beforeLines="50" w:before="156"/>
        <w:ind w:firstLineChars="200" w:firstLine="422"/>
        <w:rPr>
          <w:rFonts w:ascii="Arial" w:hAnsi="Arial" w:cs="Arial"/>
          <w:bCs/>
          <w:color w:val="000000"/>
        </w:rPr>
      </w:pPr>
      <w:r>
        <w:rPr>
          <w:rFonts w:ascii="Arial" w:hAnsi="Arial" w:cs="Arial" w:hint="eastAsia"/>
          <w:b/>
          <w:color w:val="000000"/>
        </w:rPr>
        <w:t>执行驱动输出：</w:t>
      </w:r>
      <w:r>
        <w:rPr>
          <w:rFonts w:ascii="Arial" w:hAnsi="Arial" w:cs="Arial" w:hint="eastAsia"/>
          <w:bCs/>
          <w:color w:val="000000"/>
        </w:rPr>
        <w:t>( 1</w:t>
      </w:r>
      <w:r>
        <w:rPr>
          <w:rFonts w:ascii="Arial" w:hAnsi="Arial" w:cs="Arial"/>
          <w:bCs/>
          <w:color w:val="000000"/>
        </w:rPr>
        <w:t xml:space="preserve"> </w:t>
      </w:r>
      <w:r>
        <w:rPr>
          <w:rFonts w:ascii="Arial" w:hAnsi="Arial" w:cs="Arial" w:hint="eastAsia"/>
          <w:bCs/>
          <w:color w:val="000000"/>
        </w:rPr>
        <w:t>)</w:t>
      </w:r>
    </w:p>
    <w:p w14:paraId="3CAACDE6" w14:textId="77777777" w:rsidR="007C6165" w:rsidRDefault="007C6165" w:rsidP="00D74308">
      <w:pPr>
        <w:pStyle w:val="a7"/>
        <w:numPr>
          <w:ilvl w:val="0"/>
          <w:numId w:val="18"/>
        </w:numPr>
        <w:spacing w:after="120"/>
        <w:ind w:firstLineChars="0"/>
        <w:jc w:val="both"/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</w:pPr>
      <w:r w:rsidRPr="007C616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D</w:t>
      </w:r>
      <w:r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C</w:t>
      </w:r>
      <w:r w:rsidRPr="007C616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M立即驱动门锁电机执行两次解锁动作：主驾门解锁输出和乘客门解锁输出同时有效200ms，等待100ms后，儿保锁解锁输出200ms，等待100ms，此为一次碰撞解锁动作。等待400ms，再执行一次碰撞解锁动作</w:t>
      </w:r>
      <w:r w:rsidR="00BD7C82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；</w:t>
      </w:r>
    </w:p>
    <w:p w14:paraId="572D25C2" w14:textId="79B68EA2" w:rsidR="00EE35A2" w:rsidRPr="0086508A" w:rsidRDefault="00EE35A2" w:rsidP="00EE35A2">
      <w:pPr>
        <w:pStyle w:val="2"/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440EAC">
        <w:rPr>
          <w:rFonts w:ascii="Times New Roman" w:hAnsi="Times New Roman" w:cs="Times New Roman"/>
          <w:sz w:val="22"/>
          <w:szCs w:val="22"/>
        </w:rPr>
        <w:t>4.</w:t>
      </w:r>
      <w:r>
        <w:rPr>
          <w:rFonts w:ascii="Times New Roman" w:hAnsi="Times New Roman" w:cs="Times New Roman"/>
          <w:sz w:val="22"/>
          <w:szCs w:val="22"/>
        </w:rPr>
        <w:t>3</w:t>
      </w:r>
      <w:r w:rsidRPr="00440EAC">
        <w:rPr>
          <w:rFonts w:ascii="Times New Roman" w:hAnsi="Times New Roman" w:cs="Times New Roman"/>
          <w:sz w:val="22"/>
          <w:szCs w:val="22"/>
        </w:rPr>
        <w:t xml:space="preserve"> </w:t>
      </w:r>
      <w:r w:rsidRPr="00EE35A2">
        <w:rPr>
          <w:rFonts w:ascii="Times New Roman" w:hAnsi="Times New Roman" w:cs="Times New Roman"/>
          <w:sz w:val="22"/>
          <w:szCs w:val="22"/>
        </w:rPr>
        <w:t xml:space="preserve">Electric </w:t>
      </w:r>
      <w:r>
        <w:rPr>
          <w:rFonts w:ascii="Times New Roman" w:hAnsi="Times New Roman" w:cs="Times New Roman"/>
          <w:sz w:val="22"/>
          <w:szCs w:val="22"/>
        </w:rPr>
        <w:t>C</w:t>
      </w:r>
      <w:r w:rsidRPr="00EE35A2">
        <w:rPr>
          <w:rFonts w:ascii="Times New Roman" w:hAnsi="Times New Roman" w:cs="Times New Roman"/>
          <w:sz w:val="22"/>
          <w:szCs w:val="22"/>
        </w:rPr>
        <w:t>hild</w:t>
      </w:r>
      <w:r w:rsidRPr="00A17BED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Lock </w:t>
      </w:r>
      <w:r w:rsidRPr="00440EAC">
        <w:rPr>
          <w:rFonts w:ascii="Times New Roman" w:hAnsi="Times New Roman" w:cs="Times New Roman"/>
          <w:sz w:val="22"/>
          <w:szCs w:val="22"/>
        </w:rPr>
        <w:t xml:space="preserve">Management </w:t>
      </w:r>
    </w:p>
    <w:p w14:paraId="7A0E58D1" w14:textId="491E561B" w:rsidR="00EE35A2" w:rsidRPr="00440EAC" w:rsidRDefault="00EE35A2" w:rsidP="00EE35A2">
      <w:pPr>
        <w:outlineLvl w:val="2"/>
        <w:rPr>
          <w:b/>
          <w:sz w:val="22"/>
          <w:szCs w:val="22"/>
        </w:rPr>
      </w:pPr>
      <w:r w:rsidRPr="00440EAC">
        <w:rPr>
          <w:b/>
          <w:sz w:val="22"/>
          <w:szCs w:val="22"/>
        </w:rPr>
        <w:t>4.</w:t>
      </w:r>
      <w:r>
        <w:rPr>
          <w:b/>
          <w:sz w:val="22"/>
          <w:szCs w:val="22"/>
        </w:rPr>
        <w:t>3</w:t>
      </w:r>
      <w:r w:rsidRPr="00440EAC">
        <w:rPr>
          <w:b/>
          <w:sz w:val="22"/>
          <w:szCs w:val="22"/>
        </w:rPr>
        <w:t xml:space="preserve">.1 Working Conditions </w:t>
      </w:r>
    </w:p>
    <w:tbl>
      <w:tblPr>
        <w:tblW w:w="9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2338"/>
        <w:gridCol w:w="1985"/>
        <w:gridCol w:w="1984"/>
        <w:gridCol w:w="1073"/>
      </w:tblGrid>
      <w:tr w:rsidR="00EE35A2" w:rsidRPr="0057581B" w14:paraId="7E859A9F" w14:textId="77777777" w:rsidTr="00682283">
        <w:trPr>
          <w:trHeight w:val="605"/>
        </w:trPr>
        <w:tc>
          <w:tcPr>
            <w:tcW w:w="2448" w:type="dxa"/>
            <w:vAlign w:val="center"/>
          </w:tcPr>
          <w:p w14:paraId="137245DC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Working Conditions</w:t>
            </w:r>
          </w:p>
        </w:tc>
        <w:tc>
          <w:tcPr>
            <w:tcW w:w="2338" w:type="dxa"/>
            <w:vAlign w:val="center"/>
          </w:tcPr>
          <w:p w14:paraId="21EECD2F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Functionality</w:t>
            </w:r>
          </w:p>
        </w:tc>
        <w:tc>
          <w:tcPr>
            <w:tcW w:w="1985" w:type="dxa"/>
            <w:vAlign w:val="center"/>
          </w:tcPr>
          <w:p w14:paraId="614249C1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Network Wake UP</w:t>
            </w:r>
          </w:p>
        </w:tc>
        <w:tc>
          <w:tcPr>
            <w:tcW w:w="1984" w:type="dxa"/>
            <w:vAlign w:val="center"/>
          </w:tcPr>
          <w:p w14:paraId="47146E78" w14:textId="77777777" w:rsidR="00EE35A2" w:rsidRPr="0057581B" w:rsidRDefault="00EE35A2" w:rsidP="00682283">
            <w:pPr>
              <w:autoSpaceDE w:val="0"/>
              <w:autoSpaceDN w:val="0"/>
              <w:adjustRightInd w:val="0"/>
              <w:ind w:rightChars="34" w:right="71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Wake Up Source</w:t>
            </w:r>
          </w:p>
        </w:tc>
        <w:tc>
          <w:tcPr>
            <w:tcW w:w="1073" w:type="dxa"/>
            <w:vAlign w:val="center"/>
          </w:tcPr>
          <w:p w14:paraId="75DEC702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Remark</w:t>
            </w:r>
          </w:p>
        </w:tc>
      </w:tr>
      <w:tr w:rsidR="00EE35A2" w:rsidRPr="0057581B" w14:paraId="46EB3E32" w14:textId="77777777" w:rsidTr="00682283">
        <w:trPr>
          <w:trHeight w:val="455"/>
        </w:trPr>
        <w:tc>
          <w:tcPr>
            <w:tcW w:w="2448" w:type="dxa"/>
            <w:vAlign w:val="center"/>
          </w:tcPr>
          <w:p w14:paraId="6689D28D" w14:textId="77777777" w:rsidR="00EE35A2" w:rsidRPr="00576BA3" w:rsidRDefault="00EE35A2" w:rsidP="00682283">
            <w:pPr>
              <w:widowControl/>
              <w:spacing w:line="240" w:lineRule="atLeast"/>
              <w:jc w:val="center"/>
              <w:rPr>
                <w:rFonts w:ascii="Arial" w:hAnsi="Arial" w:cs="Arial"/>
                <w:szCs w:val="21"/>
              </w:rPr>
            </w:pPr>
            <w:r w:rsidRPr="00576BA3">
              <w:rPr>
                <w:rFonts w:ascii="Arial" w:hAnsi="Arial" w:cs="Arial"/>
                <w:szCs w:val="21"/>
              </w:rPr>
              <w:t>Ignition Off(+30)</w:t>
            </w:r>
          </w:p>
        </w:tc>
        <w:tc>
          <w:tcPr>
            <w:tcW w:w="2338" w:type="dxa"/>
            <w:vAlign w:val="center"/>
          </w:tcPr>
          <w:p w14:paraId="505F50C0" w14:textId="76887092" w:rsidR="00EE35A2" w:rsidRPr="0090168D" w:rsidRDefault="00EE35A2" w:rsidP="00682283">
            <w:pPr>
              <w:widowControl/>
              <w:spacing w:line="240" w:lineRule="atLeast"/>
              <w:jc w:val="center"/>
              <w:rPr>
                <w:rFonts w:ascii="Arial" w:hAnsi="Arial"/>
                <w:szCs w:val="21"/>
              </w:rPr>
            </w:pPr>
            <w:r w:rsidRPr="00EE35A2">
              <w:rPr>
                <w:sz w:val="22"/>
                <w:szCs w:val="22"/>
              </w:rPr>
              <w:t xml:space="preserve">Electric </w:t>
            </w:r>
            <w:r>
              <w:rPr>
                <w:sz w:val="22"/>
                <w:szCs w:val="22"/>
              </w:rPr>
              <w:t>C</w:t>
            </w:r>
            <w:r w:rsidRPr="00EE35A2">
              <w:rPr>
                <w:sz w:val="22"/>
                <w:szCs w:val="22"/>
              </w:rPr>
              <w:t>hild</w:t>
            </w:r>
            <w:r w:rsidRPr="00A17BED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Lock</w:t>
            </w:r>
            <w:r>
              <w:rPr>
                <w:rFonts w:ascii="Arial" w:hAnsi="Arial"/>
                <w:szCs w:val="21"/>
              </w:rPr>
              <w:t xml:space="preserve"> Control </w:t>
            </w:r>
          </w:p>
        </w:tc>
        <w:tc>
          <w:tcPr>
            <w:tcW w:w="1985" w:type="dxa"/>
            <w:vAlign w:val="center"/>
          </w:tcPr>
          <w:p w14:paraId="73A9B44F" w14:textId="77777777" w:rsidR="00EE35A2" w:rsidRPr="00E83A69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984" w:type="dxa"/>
            <w:vAlign w:val="center"/>
          </w:tcPr>
          <w:p w14:paraId="50771D61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073" w:type="dxa"/>
            <w:vAlign w:val="center"/>
          </w:tcPr>
          <w:p w14:paraId="04AEF4A0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EE35A2" w:rsidRPr="0057581B" w14:paraId="621EB85A" w14:textId="77777777" w:rsidTr="00682283">
        <w:trPr>
          <w:trHeight w:val="577"/>
        </w:trPr>
        <w:tc>
          <w:tcPr>
            <w:tcW w:w="2448" w:type="dxa"/>
            <w:vAlign w:val="center"/>
          </w:tcPr>
          <w:p w14:paraId="49BDD41D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Ignition Acc(+15)</w:t>
            </w:r>
          </w:p>
        </w:tc>
        <w:tc>
          <w:tcPr>
            <w:tcW w:w="2338" w:type="dxa"/>
            <w:vAlign w:val="center"/>
          </w:tcPr>
          <w:p w14:paraId="127F2F1C" w14:textId="2D1B3044" w:rsidR="00EE35A2" w:rsidRPr="0090168D" w:rsidRDefault="00EE35A2" w:rsidP="00682283">
            <w:pPr>
              <w:widowControl/>
              <w:spacing w:line="240" w:lineRule="atLeast"/>
              <w:jc w:val="center"/>
              <w:rPr>
                <w:rFonts w:ascii="Arial" w:hAnsi="Arial"/>
                <w:szCs w:val="21"/>
              </w:rPr>
            </w:pPr>
            <w:r w:rsidRPr="00EE35A2">
              <w:rPr>
                <w:sz w:val="22"/>
                <w:szCs w:val="22"/>
              </w:rPr>
              <w:t xml:space="preserve">Electric </w:t>
            </w:r>
            <w:r>
              <w:rPr>
                <w:sz w:val="22"/>
                <w:szCs w:val="22"/>
              </w:rPr>
              <w:t>C</w:t>
            </w:r>
            <w:r w:rsidRPr="00EE35A2">
              <w:rPr>
                <w:sz w:val="22"/>
                <w:szCs w:val="22"/>
              </w:rPr>
              <w:t>hild</w:t>
            </w:r>
            <w:r w:rsidRPr="00A17BED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Lock</w:t>
            </w:r>
            <w:r>
              <w:rPr>
                <w:rFonts w:ascii="Arial" w:hAnsi="Arial"/>
                <w:szCs w:val="21"/>
              </w:rPr>
              <w:t xml:space="preserve"> Control</w:t>
            </w:r>
          </w:p>
        </w:tc>
        <w:tc>
          <w:tcPr>
            <w:tcW w:w="1985" w:type="dxa"/>
            <w:vAlign w:val="center"/>
          </w:tcPr>
          <w:p w14:paraId="343EFF18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984" w:type="dxa"/>
            <w:vAlign w:val="center"/>
          </w:tcPr>
          <w:p w14:paraId="6FCCFEDA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073" w:type="dxa"/>
            <w:vAlign w:val="center"/>
          </w:tcPr>
          <w:p w14:paraId="2659E7CF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EE35A2" w:rsidRPr="0057581B" w14:paraId="3D0DBEC5" w14:textId="77777777" w:rsidTr="00682283">
        <w:trPr>
          <w:trHeight w:val="515"/>
        </w:trPr>
        <w:tc>
          <w:tcPr>
            <w:tcW w:w="2448" w:type="dxa"/>
            <w:vAlign w:val="center"/>
          </w:tcPr>
          <w:p w14:paraId="4F9351D3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Ignition On(+15)</w:t>
            </w:r>
          </w:p>
        </w:tc>
        <w:tc>
          <w:tcPr>
            <w:tcW w:w="2338" w:type="dxa"/>
            <w:vAlign w:val="center"/>
          </w:tcPr>
          <w:p w14:paraId="61B6F287" w14:textId="271342B8" w:rsidR="00EE35A2" w:rsidRPr="0090168D" w:rsidRDefault="00EE35A2" w:rsidP="00682283">
            <w:pPr>
              <w:widowControl/>
              <w:spacing w:line="240" w:lineRule="atLeast"/>
              <w:jc w:val="center"/>
              <w:rPr>
                <w:rFonts w:ascii="Arial" w:hAnsi="Arial"/>
                <w:szCs w:val="21"/>
              </w:rPr>
            </w:pPr>
            <w:r w:rsidRPr="00EE35A2">
              <w:rPr>
                <w:sz w:val="22"/>
                <w:szCs w:val="22"/>
              </w:rPr>
              <w:t xml:space="preserve">Electric </w:t>
            </w:r>
            <w:r>
              <w:rPr>
                <w:sz w:val="22"/>
                <w:szCs w:val="22"/>
              </w:rPr>
              <w:t>C</w:t>
            </w:r>
            <w:r w:rsidRPr="00EE35A2">
              <w:rPr>
                <w:sz w:val="22"/>
                <w:szCs w:val="22"/>
              </w:rPr>
              <w:t>hild</w:t>
            </w:r>
            <w:r w:rsidRPr="00A17BED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Lock</w:t>
            </w:r>
            <w:r>
              <w:rPr>
                <w:rFonts w:ascii="Arial" w:hAnsi="Arial"/>
                <w:szCs w:val="21"/>
              </w:rPr>
              <w:t xml:space="preserve"> Control </w:t>
            </w:r>
          </w:p>
        </w:tc>
        <w:tc>
          <w:tcPr>
            <w:tcW w:w="1985" w:type="dxa"/>
            <w:vAlign w:val="center"/>
          </w:tcPr>
          <w:p w14:paraId="42830DF1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984" w:type="dxa"/>
            <w:vAlign w:val="center"/>
          </w:tcPr>
          <w:p w14:paraId="38BABBC8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073" w:type="dxa"/>
            <w:vAlign w:val="center"/>
          </w:tcPr>
          <w:p w14:paraId="6EC2AA57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EE35A2" w:rsidRPr="0057581B" w14:paraId="4E9AC77E" w14:textId="77777777" w:rsidTr="00682283">
        <w:trPr>
          <w:trHeight w:val="460"/>
        </w:trPr>
        <w:tc>
          <w:tcPr>
            <w:tcW w:w="2448" w:type="dxa"/>
            <w:vAlign w:val="center"/>
          </w:tcPr>
          <w:p w14:paraId="535C6C73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Timed with ignition off</w:t>
            </w:r>
          </w:p>
        </w:tc>
        <w:tc>
          <w:tcPr>
            <w:tcW w:w="2338" w:type="dxa"/>
            <w:vAlign w:val="center"/>
          </w:tcPr>
          <w:p w14:paraId="1BB94C4D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985" w:type="dxa"/>
            <w:vAlign w:val="center"/>
          </w:tcPr>
          <w:p w14:paraId="2EB0D541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984" w:type="dxa"/>
            <w:vAlign w:val="center"/>
          </w:tcPr>
          <w:p w14:paraId="50F1E9B1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073" w:type="dxa"/>
            <w:vAlign w:val="center"/>
          </w:tcPr>
          <w:p w14:paraId="6B9F054A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kern w:val="0"/>
                <w:szCs w:val="21"/>
              </w:rPr>
            </w:pPr>
          </w:p>
        </w:tc>
      </w:tr>
      <w:tr w:rsidR="00EE35A2" w:rsidRPr="0057581B" w14:paraId="2CB10F48" w14:textId="77777777" w:rsidTr="00682283">
        <w:trPr>
          <w:trHeight w:val="453"/>
        </w:trPr>
        <w:tc>
          <w:tcPr>
            <w:tcW w:w="2448" w:type="dxa"/>
            <w:vAlign w:val="center"/>
          </w:tcPr>
          <w:p w14:paraId="22E3FDEC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Cut off during starting</w:t>
            </w:r>
          </w:p>
        </w:tc>
        <w:tc>
          <w:tcPr>
            <w:tcW w:w="2338" w:type="dxa"/>
            <w:vAlign w:val="center"/>
          </w:tcPr>
          <w:p w14:paraId="1F9115B6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985" w:type="dxa"/>
            <w:vAlign w:val="center"/>
          </w:tcPr>
          <w:p w14:paraId="1BFAABD4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984" w:type="dxa"/>
            <w:vAlign w:val="center"/>
          </w:tcPr>
          <w:p w14:paraId="7A9EAD24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073" w:type="dxa"/>
            <w:vAlign w:val="center"/>
          </w:tcPr>
          <w:p w14:paraId="34654912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EE35A2" w:rsidRPr="0057581B" w14:paraId="445C8665" w14:textId="77777777" w:rsidTr="00682283">
        <w:trPr>
          <w:trHeight w:val="459"/>
        </w:trPr>
        <w:tc>
          <w:tcPr>
            <w:tcW w:w="2448" w:type="dxa"/>
            <w:vAlign w:val="center"/>
          </w:tcPr>
          <w:p w14:paraId="1FA40B89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Cut off with low battery</w:t>
            </w:r>
          </w:p>
        </w:tc>
        <w:tc>
          <w:tcPr>
            <w:tcW w:w="2338" w:type="dxa"/>
            <w:vAlign w:val="center"/>
          </w:tcPr>
          <w:p w14:paraId="735B3A18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985" w:type="dxa"/>
            <w:vAlign w:val="center"/>
          </w:tcPr>
          <w:p w14:paraId="0DD094D2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984" w:type="dxa"/>
            <w:vAlign w:val="center"/>
          </w:tcPr>
          <w:p w14:paraId="15E9F78F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073" w:type="dxa"/>
            <w:vAlign w:val="center"/>
          </w:tcPr>
          <w:p w14:paraId="4BCAF66D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</w:tbl>
    <w:p w14:paraId="2C9C9F84" w14:textId="5BBEC67E" w:rsidR="00EE35A2" w:rsidRPr="00B97F3A" w:rsidRDefault="00EE35A2" w:rsidP="00EE35A2">
      <w:pPr>
        <w:outlineLvl w:val="2"/>
        <w:rPr>
          <w:b/>
          <w:sz w:val="22"/>
          <w:szCs w:val="22"/>
        </w:rPr>
      </w:pPr>
      <w:r>
        <w:rPr>
          <w:b/>
          <w:sz w:val="22"/>
          <w:szCs w:val="22"/>
        </w:rPr>
        <w:t>4.</w:t>
      </w:r>
      <w:r w:rsidR="004D4B46">
        <w:rPr>
          <w:b/>
          <w:sz w:val="22"/>
          <w:szCs w:val="22"/>
        </w:rPr>
        <w:t>3</w:t>
      </w:r>
      <w:r>
        <w:rPr>
          <w:b/>
          <w:sz w:val="22"/>
          <w:szCs w:val="22"/>
        </w:rPr>
        <w:t xml:space="preserve">.2 Function Diagram </w:t>
      </w:r>
    </w:p>
    <w:p w14:paraId="0FA06818" w14:textId="77777777" w:rsidR="00EE35A2" w:rsidRPr="005F08C4" w:rsidRDefault="00EE35A2" w:rsidP="00EE35A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F32AACE" wp14:editId="25CF4926">
            <wp:extent cx="6479540" cy="318008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0BBB" w14:textId="19F9B4C8" w:rsidR="00EE35A2" w:rsidRPr="00440EAC" w:rsidRDefault="00EE35A2" w:rsidP="00EE35A2">
      <w:pPr>
        <w:outlineLvl w:val="2"/>
        <w:rPr>
          <w:b/>
          <w:sz w:val="22"/>
          <w:szCs w:val="22"/>
        </w:rPr>
      </w:pPr>
      <w:r w:rsidRPr="00440EAC">
        <w:rPr>
          <w:b/>
          <w:sz w:val="22"/>
          <w:szCs w:val="22"/>
        </w:rPr>
        <w:t>4.</w:t>
      </w:r>
      <w:r w:rsidR="004D4B46">
        <w:rPr>
          <w:b/>
          <w:sz w:val="22"/>
          <w:szCs w:val="22"/>
        </w:rPr>
        <w:t>3</w:t>
      </w:r>
      <w:r w:rsidRPr="00440EAC">
        <w:rPr>
          <w:b/>
          <w:sz w:val="22"/>
          <w:szCs w:val="22"/>
        </w:rPr>
        <w:t xml:space="preserve">.3 I/O information </w:t>
      </w:r>
    </w:p>
    <w:p w14:paraId="23BCC274" w14:textId="77777777" w:rsidR="00EE35A2" w:rsidRDefault="00EE35A2" w:rsidP="00EE35A2">
      <w:pPr>
        <w:rPr>
          <w:sz w:val="22"/>
          <w:szCs w:val="22"/>
        </w:rPr>
      </w:pPr>
      <w:r w:rsidRPr="00440EAC">
        <w:rPr>
          <w:sz w:val="22"/>
          <w:szCs w:val="22"/>
        </w:rPr>
        <w:t xml:space="preserve">Input list: </w:t>
      </w:r>
    </w:p>
    <w:tbl>
      <w:tblPr>
        <w:tblW w:w="99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8"/>
        <w:gridCol w:w="1417"/>
        <w:gridCol w:w="1701"/>
        <w:gridCol w:w="1134"/>
        <w:gridCol w:w="1136"/>
        <w:gridCol w:w="1411"/>
      </w:tblGrid>
      <w:tr w:rsidR="00EE35A2" w:rsidRPr="0057581B" w14:paraId="550838CA" w14:textId="77777777" w:rsidTr="00682283">
        <w:trPr>
          <w:trHeight w:val="357"/>
          <w:jc w:val="center"/>
        </w:trPr>
        <w:tc>
          <w:tcPr>
            <w:tcW w:w="3118" w:type="dxa"/>
            <w:vAlign w:val="center"/>
          </w:tcPr>
          <w:p w14:paraId="1B7C947D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Signal</w:t>
            </w:r>
          </w:p>
        </w:tc>
        <w:tc>
          <w:tcPr>
            <w:tcW w:w="1417" w:type="dxa"/>
            <w:vAlign w:val="center"/>
          </w:tcPr>
          <w:p w14:paraId="155949AB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Signal types</w:t>
            </w:r>
          </w:p>
        </w:tc>
        <w:tc>
          <w:tcPr>
            <w:tcW w:w="1701" w:type="dxa"/>
            <w:vAlign w:val="center"/>
          </w:tcPr>
          <w:p w14:paraId="1D6BD8D3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 w:hint="eastAsia"/>
                <w:bCs/>
                <w:kern w:val="0"/>
                <w:szCs w:val="21"/>
              </w:rPr>
              <w:t>High/Low active</w:t>
            </w:r>
          </w:p>
        </w:tc>
        <w:tc>
          <w:tcPr>
            <w:tcW w:w="1134" w:type="dxa"/>
            <w:vAlign w:val="center"/>
          </w:tcPr>
          <w:p w14:paraId="4D69D6DE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Owner</w:t>
            </w:r>
          </w:p>
        </w:tc>
        <w:tc>
          <w:tcPr>
            <w:tcW w:w="1136" w:type="dxa"/>
            <w:vAlign w:val="center"/>
          </w:tcPr>
          <w:p w14:paraId="7064CFAC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Receiver</w:t>
            </w:r>
          </w:p>
        </w:tc>
        <w:tc>
          <w:tcPr>
            <w:tcW w:w="1411" w:type="dxa"/>
            <w:vAlign w:val="center"/>
          </w:tcPr>
          <w:p w14:paraId="667FEF32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Remark</w:t>
            </w:r>
          </w:p>
        </w:tc>
      </w:tr>
      <w:tr w:rsidR="004B06EE" w:rsidRPr="0057581B" w14:paraId="75A54D56" w14:textId="77777777" w:rsidTr="00682283">
        <w:trPr>
          <w:trHeight w:val="357"/>
          <w:jc w:val="center"/>
        </w:trPr>
        <w:tc>
          <w:tcPr>
            <w:tcW w:w="3118" w:type="dxa"/>
            <w:vAlign w:val="center"/>
          </w:tcPr>
          <w:p w14:paraId="37777F3D" w14:textId="3320CA07" w:rsidR="004B06EE" w:rsidRPr="006C7A5D" w:rsidRDefault="004B06EE" w:rsidP="004B06E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  <w:lang w:val="zh-CN"/>
              </w:rPr>
              <w:lastRenderedPageBreak/>
              <w:t>R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L door 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  <w:lang w:val="zh-CN"/>
              </w:rPr>
              <w:t>PCL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SW</w:t>
            </w:r>
          </w:p>
        </w:tc>
        <w:tc>
          <w:tcPr>
            <w:tcW w:w="1417" w:type="dxa"/>
            <w:vAlign w:val="center"/>
          </w:tcPr>
          <w:p w14:paraId="7E59298A" w14:textId="4735AAE7" w:rsidR="004B06EE" w:rsidRPr="0057581B" w:rsidRDefault="004B06EE" w:rsidP="004B06E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Digital</w:t>
            </w:r>
          </w:p>
        </w:tc>
        <w:tc>
          <w:tcPr>
            <w:tcW w:w="1701" w:type="dxa"/>
            <w:vAlign w:val="center"/>
          </w:tcPr>
          <w:p w14:paraId="3D9B7FEE" w14:textId="6271F345" w:rsidR="004B06EE" w:rsidRPr="0057581B" w:rsidRDefault="004B06EE" w:rsidP="004B06E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 xml:space="preserve">  </w:t>
            </w:r>
            <w:r>
              <w:rPr>
                <w:rFonts w:ascii="Arial" w:hAnsi="Arial" w:cs="Arial" w:hint="eastAsia"/>
                <w:bCs/>
                <w:kern w:val="0"/>
                <w:szCs w:val="21"/>
              </w:rPr>
              <w:t>Low active</w:t>
            </w:r>
          </w:p>
        </w:tc>
        <w:tc>
          <w:tcPr>
            <w:tcW w:w="1134" w:type="dxa"/>
            <w:vAlign w:val="center"/>
          </w:tcPr>
          <w:p w14:paraId="11879D6A" w14:textId="1634201D" w:rsidR="004B06EE" w:rsidRPr="0057581B" w:rsidRDefault="004B06EE" w:rsidP="004B06EE">
            <w:pPr>
              <w:autoSpaceDE w:val="0"/>
              <w:autoSpaceDN w:val="0"/>
              <w:adjustRightInd w:val="0"/>
              <w:ind w:leftChars="-109" w:left="-229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 w:hint="eastAsia"/>
                <w:bCs/>
                <w:kern w:val="0"/>
                <w:szCs w:val="21"/>
              </w:rPr>
              <w:t>D</w:t>
            </w:r>
            <w:r w:rsidRPr="0057581B">
              <w:rPr>
                <w:rFonts w:ascii="Arial" w:hAnsi="Arial" w:cs="Arial"/>
                <w:bCs/>
                <w:kern w:val="0"/>
                <w:szCs w:val="21"/>
              </w:rPr>
              <w:t>CM</w:t>
            </w:r>
          </w:p>
        </w:tc>
        <w:tc>
          <w:tcPr>
            <w:tcW w:w="1136" w:type="dxa"/>
            <w:vAlign w:val="center"/>
          </w:tcPr>
          <w:p w14:paraId="1AAE97B8" w14:textId="1D9B55DB" w:rsidR="004B06EE" w:rsidRPr="0057581B" w:rsidRDefault="004B06EE" w:rsidP="004B06E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411" w:type="dxa"/>
            <w:vAlign w:val="center"/>
          </w:tcPr>
          <w:p w14:paraId="36FF27C4" w14:textId="77777777" w:rsidR="004B06EE" w:rsidRPr="0057581B" w:rsidRDefault="004B06EE" w:rsidP="004B06E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4B06EE" w:rsidRPr="0057581B" w14:paraId="46591830" w14:textId="77777777" w:rsidTr="00682283">
        <w:trPr>
          <w:trHeight w:val="357"/>
          <w:jc w:val="center"/>
        </w:trPr>
        <w:tc>
          <w:tcPr>
            <w:tcW w:w="3118" w:type="dxa"/>
            <w:vAlign w:val="center"/>
          </w:tcPr>
          <w:p w14:paraId="5D34681A" w14:textId="69D8D5EB" w:rsidR="004B06EE" w:rsidRDefault="004B06EE" w:rsidP="004B06E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  <w:lang w:val="zh-CN"/>
              </w:rPr>
              <w:t>R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R door 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  <w:lang w:val="zh-CN"/>
              </w:rPr>
              <w:t>PCL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SW</w:t>
            </w:r>
          </w:p>
        </w:tc>
        <w:tc>
          <w:tcPr>
            <w:tcW w:w="1417" w:type="dxa"/>
            <w:vAlign w:val="center"/>
          </w:tcPr>
          <w:p w14:paraId="3E8A8ACE" w14:textId="211F4386" w:rsidR="004B06EE" w:rsidRDefault="004B06EE" w:rsidP="004B06E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Digital</w:t>
            </w:r>
          </w:p>
        </w:tc>
        <w:tc>
          <w:tcPr>
            <w:tcW w:w="1701" w:type="dxa"/>
            <w:vAlign w:val="center"/>
          </w:tcPr>
          <w:p w14:paraId="63FBE71C" w14:textId="476E254D" w:rsidR="004B06EE" w:rsidRDefault="004B06EE" w:rsidP="004B06E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 xml:space="preserve">  </w:t>
            </w:r>
            <w:r>
              <w:rPr>
                <w:rFonts w:ascii="Arial" w:hAnsi="Arial" w:cs="Arial" w:hint="eastAsia"/>
                <w:bCs/>
                <w:kern w:val="0"/>
                <w:szCs w:val="21"/>
              </w:rPr>
              <w:t>Low active</w:t>
            </w:r>
          </w:p>
        </w:tc>
        <w:tc>
          <w:tcPr>
            <w:tcW w:w="1134" w:type="dxa"/>
            <w:vAlign w:val="center"/>
          </w:tcPr>
          <w:p w14:paraId="51DE1B0D" w14:textId="36A46A24" w:rsidR="004B06EE" w:rsidRPr="0057581B" w:rsidRDefault="004B06EE" w:rsidP="004B06EE">
            <w:pPr>
              <w:autoSpaceDE w:val="0"/>
              <w:autoSpaceDN w:val="0"/>
              <w:adjustRightInd w:val="0"/>
              <w:ind w:leftChars="-109" w:left="-229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/>
                <w:bCs/>
                <w:kern w:val="0"/>
                <w:szCs w:val="21"/>
              </w:rPr>
              <w:t>DCM</w:t>
            </w:r>
          </w:p>
        </w:tc>
        <w:tc>
          <w:tcPr>
            <w:tcW w:w="1136" w:type="dxa"/>
            <w:vAlign w:val="center"/>
          </w:tcPr>
          <w:p w14:paraId="50C0A18E" w14:textId="77777777" w:rsidR="004B06EE" w:rsidRDefault="004B06EE" w:rsidP="004B06E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  <w:tc>
          <w:tcPr>
            <w:tcW w:w="1411" w:type="dxa"/>
            <w:vAlign w:val="center"/>
          </w:tcPr>
          <w:p w14:paraId="0902AAA4" w14:textId="77777777" w:rsidR="004B06EE" w:rsidRPr="0057581B" w:rsidRDefault="004B06EE" w:rsidP="004B06EE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</w:tbl>
    <w:p w14:paraId="6194D2DA" w14:textId="77777777" w:rsidR="00EE35A2" w:rsidRPr="00440EAC" w:rsidRDefault="00EE35A2" w:rsidP="00EE35A2">
      <w:pPr>
        <w:ind w:right="440"/>
        <w:rPr>
          <w:sz w:val="22"/>
          <w:szCs w:val="22"/>
        </w:rPr>
      </w:pPr>
    </w:p>
    <w:p w14:paraId="2569E3B7" w14:textId="77777777" w:rsidR="00EE35A2" w:rsidRDefault="00EE35A2" w:rsidP="00EE35A2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Output list: </w:t>
      </w:r>
    </w:p>
    <w:p w14:paraId="6A51BA3F" w14:textId="77777777" w:rsidR="00EE35A2" w:rsidRDefault="00EE35A2" w:rsidP="00EE35A2">
      <w:pPr>
        <w:jc w:val="left"/>
        <w:rPr>
          <w:sz w:val="22"/>
          <w:szCs w:val="22"/>
        </w:rPr>
      </w:pPr>
    </w:p>
    <w:tbl>
      <w:tblPr>
        <w:tblW w:w="84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06"/>
        <w:gridCol w:w="1418"/>
        <w:gridCol w:w="1842"/>
        <w:gridCol w:w="1394"/>
      </w:tblGrid>
      <w:tr w:rsidR="00EE35A2" w:rsidRPr="0057581B" w14:paraId="396BBAC1" w14:textId="77777777" w:rsidTr="00682283">
        <w:trPr>
          <w:trHeight w:val="357"/>
          <w:jc w:val="center"/>
        </w:trPr>
        <w:tc>
          <w:tcPr>
            <w:tcW w:w="3806" w:type="dxa"/>
            <w:vAlign w:val="center"/>
          </w:tcPr>
          <w:p w14:paraId="5C62E9C3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Signal</w:t>
            </w:r>
          </w:p>
        </w:tc>
        <w:tc>
          <w:tcPr>
            <w:tcW w:w="1418" w:type="dxa"/>
            <w:vAlign w:val="center"/>
          </w:tcPr>
          <w:p w14:paraId="59AEC6BD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Drive types</w:t>
            </w:r>
          </w:p>
        </w:tc>
        <w:tc>
          <w:tcPr>
            <w:tcW w:w="1842" w:type="dxa"/>
            <w:vAlign w:val="center"/>
          </w:tcPr>
          <w:p w14:paraId="210B25E4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High/Low drive</w:t>
            </w:r>
          </w:p>
        </w:tc>
        <w:tc>
          <w:tcPr>
            <w:tcW w:w="1394" w:type="dxa"/>
            <w:vAlign w:val="center"/>
          </w:tcPr>
          <w:p w14:paraId="43B95E84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Remark</w:t>
            </w:r>
          </w:p>
        </w:tc>
      </w:tr>
      <w:tr w:rsidR="00EE35A2" w:rsidRPr="0057581B" w14:paraId="60A49C73" w14:textId="77777777" w:rsidTr="00682283">
        <w:trPr>
          <w:trHeight w:val="357"/>
          <w:jc w:val="center"/>
        </w:trPr>
        <w:tc>
          <w:tcPr>
            <w:tcW w:w="3806" w:type="dxa"/>
            <w:vAlign w:val="center"/>
          </w:tcPr>
          <w:p w14:paraId="56503548" w14:textId="323F4908" w:rsidR="00EE35A2" w:rsidRPr="00D13E19" w:rsidRDefault="00EE35A2" w:rsidP="00682283">
            <w:pPr>
              <w:widowControl/>
              <w:spacing w:line="240" w:lineRule="atLeast"/>
              <w:jc w:val="center"/>
              <w:rPr>
                <w:rFonts w:ascii="Arial" w:hAnsi="Arial"/>
                <w:szCs w:val="21"/>
                <w:highlight w:val="yellow"/>
              </w:rPr>
            </w:pPr>
            <w:r w:rsidRPr="00D13E19">
              <w:rPr>
                <w:color w:val="000000"/>
                <w:kern w:val="0"/>
                <w:sz w:val="24"/>
                <w:highlight w:val="yellow"/>
              </w:rPr>
              <w:t xml:space="preserve">RL </w:t>
            </w:r>
            <w:r w:rsidR="004B06EE" w:rsidRPr="004B06EE">
              <w:rPr>
                <w:sz w:val="22"/>
                <w:szCs w:val="22"/>
                <w:highlight w:val="yellow"/>
              </w:rPr>
              <w:t>Electric Child Lock</w:t>
            </w:r>
            <w:r w:rsidRPr="004B06EE">
              <w:rPr>
                <w:rFonts w:ascii="Arial" w:hAnsi="Arial"/>
                <w:szCs w:val="21"/>
                <w:highlight w:val="yellow"/>
              </w:rPr>
              <w:t xml:space="preserve"> </w:t>
            </w:r>
          </w:p>
        </w:tc>
        <w:tc>
          <w:tcPr>
            <w:tcW w:w="1418" w:type="dxa"/>
            <w:vAlign w:val="center"/>
          </w:tcPr>
          <w:p w14:paraId="5E18FC99" w14:textId="77777777" w:rsidR="00EE35A2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 w:hint="eastAsia"/>
                <w:bCs/>
                <w:kern w:val="0"/>
                <w:szCs w:val="21"/>
              </w:rPr>
              <w:t>MOS</w:t>
            </w:r>
          </w:p>
        </w:tc>
        <w:tc>
          <w:tcPr>
            <w:tcW w:w="1842" w:type="dxa"/>
            <w:vAlign w:val="center"/>
          </w:tcPr>
          <w:p w14:paraId="7F9F5391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High side</w:t>
            </w:r>
          </w:p>
        </w:tc>
        <w:tc>
          <w:tcPr>
            <w:tcW w:w="1394" w:type="dxa"/>
            <w:vAlign w:val="center"/>
          </w:tcPr>
          <w:p w14:paraId="1E55E7A6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EE35A2" w:rsidRPr="0057581B" w14:paraId="14DFB31D" w14:textId="77777777" w:rsidTr="00682283">
        <w:trPr>
          <w:trHeight w:val="357"/>
          <w:jc w:val="center"/>
        </w:trPr>
        <w:tc>
          <w:tcPr>
            <w:tcW w:w="3806" w:type="dxa"/>
            <w:vAlign w:val="center"/>
          </w:tcPr>
          <w:p w14:paraId="2612DD1E" w14:textId="0A30DFB0" w:rsidR="00EE35A2" w:rsidRPr="00D13E19" w:rsidRDefault="00EE35A2" w:rsidP="00682283">
            <w:pPr>
              <w:autoSpaceDE w:val="0"/>
              <w:autoSpaceDN w:val="0"/>
              <w:adjustRightInd w:val="0"/>
              <w:jc w:val="center"/>
              <w:rPr>
                <w:color w:val="000000"/>
                <w:kern w:val="0"/>
                <w:sz w:val="24"/>
                <w:highlight w:val="yellow"/>
              </w:rPr>
            </w:pPr>
            <w:r w:rsidRPr="00D13E19">
              <w:rPr>
                <w:color w:val="000000"/>
                <w:kern w:val="0"/>
                <w:sz w:val="24"/>
                <w:highlight w:val="yellow"/>
                <w:lang w:val="zh-CN"/>
              </w:rPr>
              <w:t xml:space="preserve">RR </w:t>
            </w:r>
            <w:r w:rsidR="004B06EE" w:rsidRPr="004B06EE">
              <w:rPr>
                <w:sz w:val="22"/>
                <w:szCs w:val="22"/>
                <w:highlight w:val="yellow"/>
              </w:rPr>
              <w:t>Electric Child Lock</w:t>
            </w:r>
          </w:p>
        </w:tc>
        <w:tc>
          <w:tcPr>
            <w:tcW w:w="1418" w:type="dxa"/>
            <w:vAlign w:val="center"/>
          </w:tcPr>
          <w:p w14:paraId="3CB98C9C" w14:textId="77777777" w:rsidR="00EE35A2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>
              <w:rPr>
                <w:rFonts w:ascii="Arial" w:hAnsi="Arial" w:cs="Arial" w:hint="eastAsia"/>
                <w:bCs/>
                <w:kern w:val="0"/>
                <w:szCs w:val="21"/>
              </w:rPr>
              <w:t>MOS</w:t>
            </w:r>
          </w:p>
        </w:tc>
        <w:tc>
          <w:tcPr>
            <w:tcW w:w="1842" w:type="dxa"/>
            <w:vAlign w:val="center"/>
          </w:tcPr>
          <w:p w14:paraId="355405CE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High side</w:t>
            </w:r>
          </w:p>
        </w:tc>
        <w:tc>
          <w:tcPr>
            <w:tcW w:w="1394" w:type="dxa"/>
            <w:vAlign w:val="center"/>
          </w:tcPr>
          <w:p w14:paraId="736F6E19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</w:tbl>
    <w:p w14:paraId="64E72717" w14:textId="77777777" w:rsidR="00EE35A2" w:rsidRDefault="00EE35A2" w:rsidP="00EE35A2">
      <w:pPr>
        <w:rPr>
          <w:noProof/>
          <w:sz w:val="22"/>
          <w:szCs w:val="22"/>
        </w:rPr>
      </w:pPr>
    </w:p>
    <w:p w14:paraId="583F8BED" w14:textId="0A4608D7" w:rsidR="00EE35A2" w:rsidRDefault="00EE35A2" w:rsidP="00EE35A2">
      <w:pPr>
        <w:jc w:val="left"/>
        <w:rPr>
          <w:sz w:val="22"/>
          <w:szCs w:val="22"/>
        </w:rPr>
      </w:pPr>
      <w:r w:rsidRPr="00B97F3A">
        <w:rPr>
          <w:rFonts w:hint="eastAsia"/>
          <w:sz w:val="22"/>
          <w:szCs w:val="22"/>
        </w:rPr>
        <w:t>CAN message list:</w:t>
      </w:r>
    </w:p>
    <w:p w14:paraId="3BCDE783" w14:textId="77777777" w:rsidR="004D4B46" w:rsidRPr="00B97F3A" w:rsidRDefault="004D4B46" w:rsidP="00EE35A2">
      <w:pPr>
        <w:jc w:val="left"/>
        <w:rPr>
          <w:sz w:val="22"/>
          <w:szCs w:val="22"/>
        </w:rPr>
      </w:pPr>
    </w:p>
    <w:tbl>
      <w:tblPr>
        <w:tblW w:w="97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86"/>
        <w:gridCol w:w="992"/>
        <w:gridCol w:w="2552"/>
        <w:gridCol w:w="1134"/>
        <w:gridCol w:w="847"/>
        <w:gridCol w:w="1134"/>
        <w:gridCol w:w="993"/>
      </w:tblGrid>
      <w:tr w:rsidR="00EE35A2" w:rsidRPr="0057581B" w14:paraId="124B7962" w14:textId="77777777" w:rsidTr="00682283">
        <w:trPr>
          <w:trHeight w:val="357"/>
          <w:jc w:val="center"/>
        </w:trPr>
        <w:tc>
          <w:tcPr>
            <w:tcW w:w="2086" w:type="dxa"/>
            <w:vAlign w:val="center"/>
          </w:tcPr>
          <w:p w14:paraId="18E7E901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Signal</w:t>
            </w:r>
          </w:p>
        </w:tc>
        <w:tc>
          <w:tcPr>
            <w:tcW w:w="992" w:type="dxa"/>
            <w:vAlign w:val="center"/>
          </w:tcPr>
          <w:p w14:paraId="13E2800A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kern w:val="0"/>
                <w:szCs w:val="21"/>
              </w:rPr>
            </w:pPr>
            <w:r w:rsidRPr="0057581B">
              <w:rPr>
                <w:rFonts w:ascii="Arial" w:hAnsi="Arial" w:cs="Arial"/>
                <w:kern w:val="0"/>
                <w:szCs w:val="21"/>
              </w:rPr>
              <w:t>Bit Size</w:t>
            </w:r>
          </w:p>
        </w:tc>
        <w:tc>
          <w:tcPr>
            <w:tcW w:w="2552" w:type="dxa"/>
            <w:vAlign w:val="center"/>
          </w:tcPr>
          <w:p w14:paraId="7356CDB5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kern w:val="0"/>
                <w:szCs w:val="21"/>
              </w:rPr>
            </w:pPr>
            <w:r w:rsidRPr="0057581B">
              <w:rPr>
                <w:rFonts w:ascii="Arial" w:hAnsi="Arial" w:cs="Arial"/>
                <w:kern w:val="0"/>
                <w:szCs w:val="21"/>
              </w:rPr>
              <w:t>Property</w:t>
            </w:r>
          </w:p>
        </w:tc>
        <w:tc>
          <w:tcPr>
            <w:tcW w:w="1134" w:type="dxa"/>
            <w:vAlign w:val="center"/>
          </w:tcPr>
          <w:p w14:paraId="641E7CEE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kern w:val="0"/>
                <w:szCs w:val="21"/>
              </w:rPr>
            </w:pPr>
            <w:r w:rsidRPr="0057581B">
              <w:rPr>
                <w:rFonts w:ascii="Arial" w:hAnsi="Arial" w:cs="Arial"/>
                <w:kern w:val="0"/>
                <w:szCs w:val="21"/>
              </w:rPr>
              <w:t>Value</w:t>
            </w:r>
          </w:p>
        </w:tc>
        <w:tc>
          <w:tcPr>
            <w:tcW w:w="847" w:type="dxa"/>
            <w:vAlign w:val="center"/>
          </w:tcPr>
          <w:p w14:paraId="00ABB11F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Owner</w:t>
            </w:r>
          </w:p>
        </w:tc>
        <w:tc>
          <w:tcPr>
            <w:tcW w:w="1134" w:type="dxa"/>
            <w:vAlign w:val="center"/>
          </w:tcPr>
          <w:p w14:paraId="55B6B300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Receiver</w:t>
            </w:r>
          </w:p>
        </w:tc>
        <w:tc>
          <w:tcPr>
            <w:tcW w:w="993" w:type="dxa"/>
            <w:vAlign w:val="center"/>
          </w:tcPr>
          <w:p w14:paraId="5CFDDE71" w14:textId="77777777" w:rsidR="00EE35A2" w:rsidRPr="0057581B" w:rsidRDefault="00EE35A2" w:rsidP="006822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  <w:r w:rsidRPr="0057581B">
              <w:rPr>
                <w:rFonts w:ascii="Arial" w:hAnsi="Arial" w:cs="Arial"/>
                <w:bCs/>
                <w:kern w:val="0"/>
                <w:szCs w:val="21"/>
              </w:rPr>
              <w:t>Remark</w:t>
            </w:r>
          </w:p>
        </w:tc>
      </w:tr>
      <w:tr w:rsidR="004D4B46" w:rsidRPr="0057581B" w14:paraId="2B8ACB86" w14:textId="77777777" w:rsidTr="00682283">
        <w:trPr>
          <w:trHeight w:val="698"/>
          <w:jc w:val="center"/>
        </w:trPr>
        <w:tc>
          <w:tcPr>
            <w:tcW w:w="2086" w:type="dxa"/>
            <w:vAlign w:val="center"/>
          </w:tcPr>
          <w:p w14:paraId="61AEE40C" w14:textId="47E35B26" w:rsidR="004D4B46" w:rsidRDefault="004D4B46" w:rsidP="004D4B46">
            <w:pPr>
              <w:spacing w:line="240" w:lineRule="atLeast"/>
            </w:pPr>
            <w:r w:rsidRPr="00D13E19">
              <w:t>WindowInhibitSts</w:t>
            </w:r>
          </w:p>
        </w:tc>
        <w:tc>
          <w:tcPr>
            <w:tcW w:w="992" w:type="dxa"/>
            <w:vAlign w:val="center"/>
          </w:tcPr>
          <w:p w14:paraId="0D6F8BCF" w14:textId="782CAF05" w:rsidR="004D4B46" w:rsidRPr="00650705" w:rsidRDefault="004D4B46" w:rsidP="004D4B46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552" w:type="dxa"/>
            <w:vAlign w:val="center"/>
          </w:tcPr>
          <w:p w14:paraId="65435A6F" w14:textId="77777777" w:rsidR="004D4B46" w:rsidRDefault="004D4B46" w:rsidP="004D4B46">
            <w:pPr>
              <w:spacing w:line="240" w:lineRule="atLeast"/>
              <w:jc w:val="center"/>
            </w:pPr>
            <w:r>
              <w:t>Permit</w:t>
            </w:r>
          </w:p>
          <w:p w14:paraId="0B5349D0" w14:textId="63F14BD5" w:rsidR="004D4B46" w:rsidRDefault="004D4B46" w:rsidP="004D4B46">
            <w:pPr>
              <w:keepNext/>
              <w:spacing w:line="240" w:lineRule="atLeast"/>
              <w:jc w:val="center"/>
            </w:pPr>
            <w:r>
              <w:t>Inhibit</w:t>
            </w:r>
          </w:p>
        </w:tc>
        <w:tc>
          <w:tcPr>
            <w:tcW w:w="1134" w:type="dxa"/>
            <w:vAlign w:val="center"/>
          </w:tcPr>
          <w:p w14:paraId="3AF71FB8" w14:textId="77777777" w:rsidR="004D4B46" w:rsidRDefault="004D4B46" w:rsidP="004D4B46">
            <w:pPr>
              <w:spacing w:line="240" w:lineRule="atLeast"/>
              <w:jc w:val="center"/>
            </w:pPr>
            <w:r>
              <w:t>0x0</w:t>
            </w:r>
          </w:p>
          <w:p w14:paraId="15435A3A" w14:textId="35889A8E" w:rsidR="004D4B46" w:rsidRPr="00650705" w:rsidRDefault="004D4B46" w:rsidP="004D4B46">
            <w:pPr>
              <w:autoSpaceDE w:val="0"/>
              <w:autoSpaceDN w:val="0"/>
              <w:adjustRightInd w:val="0"/>
              <w:spacing w:line="240" w:lineRule="atLeast"/>
              <w:jc w:val="center"/>
            </w:pPr>
            <w:r>
              <w:t>0x1</w:t>
            </w:r>
          </w:p>
        </w:tc>
        <w:tc>
          <w:tcPr>
            <w:tcW w:w="847" w:type="dxa"/>
            <w:vAlign w:val="center"/>
          </w:tcPr>
          <w:p w14:paraId="53E9163F" w14:textId="549E02B7" w:rsidR="004D4B46" w:rsidRDefault="004D4B46" w:rsidP="004D4B46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BDM</w:t>
            </w:r>
          </w:p>
        </w:tc>
        <w:tc>
          <w:tcPr>
            <w:tcW w:w="1134" w:type="dxa"/>
            <w:vAlign w:val="center"/>
          </w:tcPr>
          <w:p w14:paraId="30074B0D" w14:textId="4CDB0B1C" w:rsidR="004D4B46" w:rsidRPr="00650705" w:rsidRDefault="004D4B46" w:rsidP="004D4B46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DCM</w:t>
            </w:r>
          </w:p>
        </w:tc>
        <w:tc>
          <w:tcPr>
            <w:tcW w:w="993" w:type="dxa"/>
            <w:vAlign w:val="center"/>
          </w:tcPr>
          <w:p w14:paraId="22D6F53C" w14:textId="77777777" w:rsidR="004D4B46" w:rsidRPr="0057581B" w:rsidRDefault="004D4B46" w:rsidP="004D4B4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0E4442" w:rsidRPr="0057581B" w14:paraId="371725A0" w14:textId="77777777" w:rsidTr="00682283">
        <w:trPr>
          <w:trHeight w:val="698"/>
          <w:jc w:val="center"/>
        </w:trPr>
        <w:tc>
          <w:tcPr>
            <w:tcW w:w="2086" w:type="dxa"/>
            <w:vAlign w:val="center"/>
          </w:tcPr>
          <w:p w14:paraId="15FBADB3" w14:textId="28219DC0" w:rsidR="000E4442" w:rsidRPr="00D13E19" w:rsidRDefault="000E4442" w:rsidP="000E4442">
            <w:pPr>
              <w:spacing w:line="240" w:lineRule="atLeast"/>
            </w:pPr>
            <w:r w:rsidRPr="000E4442">
              <w:t>ChildInhibitSts</w:t>
            </w:r>
          </w:p>
        </w:tc>
        <w:tc>
          <w:tcPr>
            <w:tcW w:w="992" w:type="dxa"/>
            <w:vAlign w:val="center"/>
          </w:tcPr>
          <w:p w14:paraId="73436A24" w14:textId="61A6864C" w:rsidR="000E4442" w:rsidRDefault="000E4442" w:rsidP="000E4442">
            <w:pPr>
              <w:keepNext/>
              <w:spacing w:line="240" w:lineRule="atLeas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552" w:type="dxa"/>
            <w:vAlign w:val="center"/>
          </w:tcPr>
          <w:p w14:paraId="653A7813" w14:textId="77777777" w:rsidR="000E4442" w:rsidRPr="000E4442" w:rsidRDefault="000E4442" w:rsidP="000E4442">
            <w:pPr>
              <w:keepNext/>
              <w:spacing w:line="240" w:lineRule="atLeast"/>
              <w:jc w:val="center"/>
            </w:pPr>
            <w:r w:rsidRPr="000E4442">
              <w:rPr>
                <w:rFonts w:hint="eastAsia"/>
              </w:rPr>
              <w:t>LOCK</w:t>
            </w:r>
          </w:p>
          <w:p w14:paraId="7C4BEE2C" w14:textId="0F1D5BD2" w:rsidR="000E4442" w:rsidRDefault="000E4442" w:rsidP="000E4442">
            <w:pPr>
              <w:keepNext/>
              <w:spacing w:line="240" w:lineRule="atLeast"/>
              <w:jc w:val="center"/>
            </w:pPr>
            <w:r w:rsidRPr="000E4442">
              <w:t>UNLOCK</w:t>
            </w:r>
          </w:p>
        </w:tc>
        <w:tc>
          <w:tcPr>
            <w:tcW w:w="1134" w:type="dxa"/>
            <w:vAlign w:val="center"/>
          </w:tcPr>
          <w:p w14:paraId="5C42BCE5" w14:textId="77777777" w:rsidR="000E4442" w:rsidRDefault="000E4442" w:rsidP="000E4442">
            <w:pPr>
              <w:spacing w:line="240" w:lineRule="atLeast"/>
              <w:jc w:val="center"/>
            </w:pPr>
            <w:r>
              <w:t>0x0</w:t>
            </w:r>
          </w:p>
          <w:p w14:paraId="07FCFB02" w14:textId="07557649" w:rsidR="000E4442" w:rsidRDefault="000E4442" w:rsidP="000E4442">
            <w:pPr>
              <w:spacing w:line="240" w:lineRule="atLeast"/>
              <w:jc w:val="center"/>
            </w:pPr>
            <w:r>
              <w:t>0x1</w:t>
            </w:r>
          </w:p>
        </w:tc>
        <w:tc>
          <w:tcPr>
            <w:tcW w:w="847" w:type="dxa"/>
            <w:vAlign w:val="center"/>
          </w:tcPr>
          <w:p w14:paraId="0F363A4C" w14:textId="267BE7FB" w:rsidR="000E4442" w:rsidRPr="00650705" w:rsidRDefault="000E4442" w:rsidP="000E4442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BDM</w:t>
            </w:r>
          </w:p>
        </w:tc>
        <w:tc>
          <w:tcPr>
            <w:tcW w:w="1134" w:type="dxa"/>
            <w:vAlign w:val="center"/>
          </w:tcPr>
          <w:p w14:paraId="2E671C6C" w14:textId="7A7F5821" w:rsidR="000E4442" w:rsidRPr="00650705" w:rsidRDefault="000E4442" w:rsidP="000E4442">
            <w:pPr>
              <w:autoSpaceDE w:val="0"/>
              <w:autoSpaceDN w:val="0"/>
              <w:adjustRightInd w:val="0"/>
              <w:jc w:val="center"/>
            </w:pPr>
            <w:r w:rsidRPr="00650705">
              <w:rPr>
                <w:rFonts w:hint="eastAsia"/>
              </w:rPr>
              <w:t>DCM</w:t>
            </w:r>
          </w:p>
        </w:tc>
        <w:tc>
          <w:tcPr>
            <w:tcW w:w="993" w:type="dxa"/>
            <w:vAlign w:val="center"/>
          </w:tcPr>
          <w:p w14:paraId="44BA3885" w14:textId="77777777" w:rsidR="000E4442" w:rsidRPr="0057581B" w:rsidRDefault="000E4442" w:rsidP="000E4442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0E4442" w:rsidRPr="0057581B" w:rsidDel="00BE4AE3" w14:paraId="166031F8" w14:textId="6177FA6F" w:rsidTr="00682283">
        <w:trPr>
          <w:trHeight w:val="698"/>
          <w:jc w:val="center"/>
          <w:del w:id="214" w:author="胡群 Qun Hu  (研发总院 AERI)" w:date="2022-07-29T18:49:00Z"/>
        </w:trPr>
        <w:tc>
          <w:tcPr>
            <w:tcW w:w="2086" w:type="dxa"/>
            <w:vAlign w:val="center"/>
          </w:tcPr>
          <w:p w14:paraId="0C238E2D" w14:textId="6749C9CE" w:rsidR="000E4442" w:rsidRPr="00877EA7" w:rsidDel="00BE4AE3" w:rsidRDefault="000E4442" w:rsidP="000E4442">
            <w:pPr>
              <w:spacing w:line="240" w:lineRule="atLeast"/>
              <w:rPr>
                <w:del w:id="215" w:author="胡群 Qun Hu  (研发总院 AERI)" w:date="2022-07-29T18:49:00Z"/>
                <w:highlight w:val="yellow"/>
              </w:rPr>
            </w:pPr>
            <w:del w:id="216" w:author="胡群 Qun Hu  (研发总院 AERI)" w:date="2022-07-29T18:49:00Z">
              <w:r w:rsidRPr="00877EA7" w:rsidDel="00BE4AE3">
                <w:rPr>
                  <w:kern w:val="0"/>
                  <w:szCs w:val="21"/>
                  <w:highlight w:val="yellow"/>
                </w:rPr>
                <w:delText>ChildSaf</w:delText>
              </w:r>
              <w:r w:rsidRPr="00877EA7" w:rsidDel="00BE4AE3">
                <w:rPr>
                  <w:rFonts w:hint="eastAsia"/>
                  <w:kern w:val="0"/>
                  <w:szCs w:val="21"/>
                  <w:highlight w:val="yellow"/>
                </w:rPr>
                <w:delText>e</w:delText>
              </w:r>
              <w:r w:rsidRPr="00877EA7" w:rsidDel="00BE4AE3">
                <w:rPr>
                  <w:kern w:val="0"/>
                  <w:szCs w:val="21"/>
                  <w:highlight w:val="yellow"/>
                </w:rPr>
                <w:delText>tySts</w:delText>
              </w:r>
            </w:del>
          </w:p>
        </w:tc>
        <w:tc>
          <w:tcPr>
            <w:tcW w:w="992" w:type="dxa"/>
            <w:vAlign w:val="center"/>
          </w:tcPr>
          <w:p w14:paraId="4B120307" w14:textId="025014A4" w:rsidR="000E4442" w:rsidRPr="00877EA7" w:rsidDel="00BE4AE3" w:rsidRDefault="000E4442" w:rsidP="000E4442">
            <w:pPr>
              <w:autoSpaceDE w:val="0"/>
              <w:autoSpaceDN w:val="0"/>
              <w:adjustRightInd w:val="0"/>
              <w:jc w:val="center"/>
              <w:rPr>
                <w:del w:id="217" w:author="胡群 Qun Hu  (研发总院 AERI)" w:date="2022-07-29T18:49:00Z"/>
                <w:highlight w:val="yellow"/>
              </w:rPr>
            </w:pPr>
            <w:del w:id="218" w:author="胡群 Qun Hu  (研发总院 AERI)" w:date="2022-07-29T18:49:00Z">
              <w:r w:rsidRPr="00877EA7" w:rsidDel="00BE4AE3">
                <w:rPr>
                  <w:highlight w:val="yellow"/>
                </w:rPr>
                <w:delText>3</w:delText>
              </w:r>
            </w:del>
          </w:p>
        </w:tc>
        <w:tc>
          <w:tcPr>
            <w:tcW w:w="2552" w:type="dxa"/>
            <w:vAlign w:val="center"/>
          </w:tcPr>
          <w:p w14:paraId="7319821C" w14:textId="57543ACD" w:rsidR="005E13C5" w:rsidDel="00BE4AE3" w:rsidRDefault="000E4442" w:rsidP="000E4442">
            <w:pPr>
              <w:spacing w:line="240" w:lineRule="atLeast"/>
              <w:jc w:val="center"/>
              <w:rPr>
                <w:del w:id="219" w:author="胡群 Qun Hu  (研发总院 AERI)" w:date="2022-07-29T18:49:00Z"/>
                <w:highlight w:val="yellow"/>
              </w:rPr>
            </w:pPr>
            <w:del w:id="220" w:author="胡群 Qun Hu  (研发总院 AERI)" w:date="2022-07-29T18:49:00Z">
              <w:r w:rsidRPr="00877EA7" w:rsidDel="00BE4AE3">
                <w:rPr>
                  <w:highlight w:val="yellow"/>
                </w:rPr>
                <w:delText>N</w:delText>
              </w:r>
              <w:r w:rsidRPr="00877EA7" w:rsidDel="00BE4AE3">
                <w:rPr>
                  <w:rFonts w:hint="eastAsia"/>
                  <w:highlight w:val="yellow"/>
                </w:rPr>
                <w:delText>ot</w:delText>
              </w:r>
              <w:r w:rsidRPr="00877EA7" w:rsidDel="00BE4AE3">
                <w:rPr>
                  <w:highlight w:val="yellow"/>
                </w:rPr>
                <w:delText xml:space="preserve"> Used </w:delText>
              </w:r>
              <w:r w:rsidRPr="00877EA7" w:rsidDel="00BE4AE3">
                <w:rPr>
                  <w:highlight w:val="yellow"/>
                </w:rPr>
                <w:br/>
                <w:delText>Unlock </w:delText>
              </w:r>
            </w:del>
          </w:p>
          <w:p w14:paraId="0D0B039B" w14:textId="7977EC9E" w:rsidR="000E4442" w:rsidRPr="00877EA7" w:rsidDel="00BE4AE3" w:rsidRDefault="000E4442" w:rsidP="000E4442">
            <w:pPr>
              <w:spacing w:line="240" w:lineRule="atLeast"/>
              <w:jc w:val="center"/>
              <w:rPr>
                <w:del w:id="221" w:author="胡群 Qun Hu  (研发总院 AERI)" w:date="2022-07-29T18:49:00Z"/>
                <w:highlight w:val="yellow"/>
              </w:rPr>
            </w:pPr>
            <w:del w:id="222" w:author="胡群 Qun Hu  (研发总院 AERI)" w:date="2022-07-29T18:49:00Z">
              <w:r w:rsidRPr="00877EA7" w:rsidDel="00BE4AE3">
                <w:rPr>
                  <w:highlight w:val="yellow"/>
                </w:rPr>
                <w:delText>Lock</w:delText>
              </w:r>
              <w:r w:rsidRPr="00877EA7" w:rsidDel="00BE4AE3">
                <w:rPr>
                  <w:highlight w:val="yellow"/>
                </w:rPr>
                <w:br/>
                <w:delText>Failure </w:delText>
              </w:r>
            </w:del>
          </w:p>
        </w:tc>
        <w:tc>
          <w:tcPr>
            <w:tcW w:w="1134" w:type="dxa"/>
            <w:vAlign w:val="center"/>
          </w:tcPr>
          <w:p w14:paraId="611ADF3F" w14:textId="635883D5" w:rsidR="000E4442" w:rsidRPr="00877EA7" w:rsidDel="00BE4AE3" w:rsidRDefault="000E4442" w:rsidP="000E4442">
            <w:pPr>
              <w:spacing w:line="240" w:lineRule="atLeast"/>
              <w:jc w:val="center"/>
              <w:rPr>
                <w:del w:id="223" w:author="胡群 Qun Hu  (研发总院 AERI)" w:date="2022-07-29T18:49:00Z"/>
                <w:highlight w:val="yellow"/>
              </w:rPr>
            </w:pPr>
            <w:del w:id="224" w:author="胡群 Qun Hu  (研发总院 AERI)" w:date="2022-07-29T18:49:00Z">
              <w:r w:rsidRPr="00877EA7" w:rsidDel="00BE4AE3">
                <w:rPr>
                  <w:highlight w:val="yellow"/>
                </w:rPr>
                <w:delText>0x0</w:delText>
              </w:r>
            </w:del>
          </w:p>
          <w:p w14:paraId="156EEE91" w14:textId="3B2D8412" w:rsidR="000E4442" w:rsidRPr="00877EA7" w:rsidDel="00BE4AE3" w:rsidRDefault="000E4442" w:rsidP="000E4442">
            <w:pPr>
              <w:spacing w:line="240" w:lineRule="atLeast"/>
              <w:jc w:val="center"/>
              <w:rPr>
                <w:del w:id="225" w:author="胡群 Qun Hu  (研发总院 AERI)" w:date="2022-07-29T18:49:00Z"/>
                <w:highlight w:val="yellow"/>
              </w:rPr>
            </w:pPr>
            <w:del w:id="226" w:author="胡群 Qun Hu  (研发总院 AERI)" w:date="2022-07-29T18:49:00Z">
              <w:r w:rsidRPr="00877EA7" w:rsidDel="00BE4AE3">
                <w:rPr>
                  <w:highlight w:val="yellow"/>
                </w:rPr>
                <w:delText>0x1</w:delText>
              </w:r>
            </w:del>
          </w:p>
          <w:p w14:paraId="2048F21B" w14:textId="490AD9D2" w:rsidR="000E4442" w:rsidRPr="00877EA7" w:rsidDel="00BE4AE3" w:rsidRDefault="000E4442" w:rsidP="000E4442">
            <w:pPr>
              <w:spacing w:line="240" w:lineRule="atLeast"/>
              <w:jc w:val="center"/>
              <w:rPr>
                <w:del w:id="227" w:author="胡群 Qun Hu  (研发总院 AERI)" w:date="2022-07-29T18:49:00Z"/>
                <w:highlight w:val="yellow"/>
              </w:rPr>
            </w:pPr>
            <w:del w:id="228" w:author="胡群 Qun Hu  (研发总院 AERI)" w:date="2022-07-29T18:49:00Z">
              <w:r w:rsidRPr="00877EA7" w:rsidDel="00BE4AE3">
                <w:rPr>
                  <w:highlight w:val="yellow"/>
                </w:rPr>
                <w:delText>0x2</w:delText>
              </w:r>
            </w:del>
          </w:p>
          <w:p w14:paraId="7A95FF89" w14:textId="4F1FA508" w:rsidR="000E4442" w:rsidRPr="00877EA7" w:rsidDel="00BE4AE3" w:rsidRDefault="000E4442" w:rsidP="000E4442">
            <w:pPr>
              <w:spacing w:line="240" w:lineRule="atLeast"/>
              <w:jc w:val="center"/>
              <w:rPr>
                <w:del w:id="229" w:author="胡群 Qun Hu  (研发总院 AERI)" w:date="2022-07-29T18:49:00Z"/>
                <w:highlight w:val="yellow"/>
              </w:rPr>
            </w:pPr>
            <w:del w:id="230" w:author="胡群 Qun Hu  (研发总院 AERI)" w:date="2022-07-29T18:49:00Z">
              <w:r w:rsidRPr="00877EA7" w:rsidDel="00BE4AE3">
                <w:rPr>
                  <w:highlight w:val="yellow"/>
                </w:rPr>
                <w:delText>0x3</w:delText>
              </w:r>
            </w:del>
          </w:p>
        </w:tc>
        <w:tc>
          <w:tcPr>
            <w:tcW w:w="847" w:type="dxa"/>
            <w:vAlign w:val="center"/>
          </w:tcPr>
          <w:p w14:paraId="67792DBE" w14:textId="2AE3FCCE" w:rsidR="000E4442" w:rsidRPr="00877EA7" w:rsidDel="00BE4AE3" w:rsidRDefault="000E4442" w:rsidP="000E4442">
            <w:pPr>
              <w:autoSpaceDE w:val="0"/>
              <w:autoSpaceDN w:val="0"/>
              <w:adjustRightInd w:val="0"/>
              <w:jc w:val="center"/>
              <w:rPr>
                <w:del w:id="231" w:author="胡群 Qun Hu  (研发总院 AERI)" w:date="2022-07-29T18:49:00Z"/>
                <w:highlight w:val="yellow"/>
              </w:rPr>
            </w:pPr>
            <w:del w:id="232" w:author="胡群 Qun Hu  (研发总院 AERI)" w:date="2022-07-29T18:49:00Z">
              <w:r w:rsidDel="00BE4AE3">
                <w:rPr>
                  <w:highlight w:val="yellow"/>
                </w:rPr>
                <w:delText>BD</w:delText>
              </w:r>
              <w:r w:rsidRPr="00877EA7" w:rsidDel="00BE4AE3">
                <w:rPr>
                  <w:rFonts w:hint="eastAsia"/>
                  <w:highlight w:val="yellow"/>
                </w:rPr>
                <w:delText>M</w:delText>
              </w:r>
            </w:del>
          </w:p>
        </w:tc>
        <w:tc>
          <w:tcPr>
            <w:tcW w:w="1134" w:type="dxa"/>
            <w:vAlign w:val="center"/>
          </w:tcPr>
          <w:p w14:paraId="2EDCBF58" w14:textId="1A98B96B" w:rsidR="000E4442" w:rsidRPr="00877EA7" w:rsidDel="00BE4AE3" w:rsidRDefault="000E4442" w:rsidP="000E4442">
            <w:pPr>
              <w:autoSpaceDE w:val="0"/>
              <w:autoSpaceDN w:val="0"/>
              <w:adjustRightInd w:val="0"/>
              <w:jc w:val="center"/>
              <w:rPr>
                <w:del w:id="233" w:author="胡群 Qun Hu  (研发总院 AERI)" w:date="2022-07-29T18:49:00Z"/>
                <w:highlight w:val="yellow"/>
              </w:rPr>
            </w:pPr>
            <w:del w:id="234" w:author="胡群 Qun Hu  (研发总院 AERI)" w:date="2022-07-29T18:49:00Z">
              <w:r w:rsidRPr="00877EA7" w:rsidDel="00BE4AE3">
                <w:rPr>
                  <w:rFonts w:hint="eastAsia"/>
                  <w:highlight w:val="yellow"/>
                </w:rPr>
                <w:delText>D</w:delText>
              </w:r>
              <w:r w:rsidDel="00BE4AE3">
                <w:rPr>
                  <w:highlight w:val="yellow"/>
                </w:rPr>
                <w:delText>C</w:delText>
              </w:r>
              <w:r w:rsidRPr="00877EA7" w:rsidDel="00BE4AE3">
                <w:rPr>
                  <w:rFonts w:hint="eastAsia"/>
                  <w:highlight w:val="yellow"/>
                </w:rPr>
                <w:delText>M</w:delText>
              </w:r>
            </w:del>
          </w:p>
        </w:tc>
        <w:tc>
          <w:tcPr>
            <w:tcW w:w="993" w:type="dxa"/>
            <w:vAlign w:val="center"/>
          </w:tcPr>
          <w:p w14:paraId="65A56D55" w14:textId="700DEE32" w:rsidR="000E4442" w:rsidRPr="0057581B" w:rsidDel="00BE4AE3" w:rsidRDefault="000E4442" w:rsidP="000E4442">
            <w:pPr>
              <w:autoSpaceDE w:val="0"/>
              <w:autoSpaceDN w:val="0"/>
              <w:adjustRightInd w:val="0"/>
              <w:jc w:val="center"/>
              <w:rPr>
                <w:del w:id="235" w:author="胡群 Qun Hu  (研发总院 AERI)" w:date="2022-07-29T18:49:00Z"/>
                <w:rFonts w:ascii="Arial" w:hAnsi="Arial" w:cs="Arial"/>
                <w:bCs/>
                <w:kern w:val="0"/>
                <w:szCs w:val="21"/>
              </w:rPr>
            </w:pPr>
          </w:p>
        </w:tc>
      </w:tr>
      <w:tr w:rsidR="009230E8" w:rsidRPr="0057581B" w:rsidDel="00BE4AE3" w14:paraId="68ADD233" w14:textId="77777777" w:rsidTr="00682283">
        <w:trPr>
          <w:trHeight w:val="698"/>
          <w:jc w:val="center"/>
          <w:ins w:id="236" w:author="胡群 Qun Hu  (研发总院 AERI)" w:date="2022-08-25T15:47:00Z"/>
        </w:trPr>
        <w:tc>
          <w:tcPr>
            <w:tcW w:w="2086" w:type="dxa"/>
            <w:vAlign w:val="center"/>
          </w:tcPr>
          <w:p w14:paraId="58C1B32E" w14:textId="031A662D" w:rsidR="009230E8" w:rsidRPr="00877EA7" w:rsidDel="00BE4AE3" w:rsidRDefault="009230E8" w:rsidP="009230E8">
            <w:pPr>
              <w:spacing w:line="240" w:lineRule="atLeast"/>
              <w:rPr>
                <w:ins w:id="237" w:author="胡群 Qun Hu  (研发总院 AERI)" w:date="2022-08-25T15:47:00Z"/>
                <w:kern w:val="0"/>
                <w:szCs w:val="21"/>
                <w:highlight w:val="yellow"/>
              </w:rPr>
            </w:pPr>
            <w:ins w:id="238" w:author="胡群 Qun Hu  (研发总院 AERI)" w:date="2022-08-25T15:48:00Z">
              <w:r w:rsidRPr="00877EA7">
                <w:rPr>
                  <w:kern w:val="0"/>
                  <w:szCs w:val="21"/>
                  <w:highlight w:val="yellow"/>
                </w:rPr>
                <w:t>ChildSaf</w:t>
              </w:r>
              <w:r w:rsidRPr="00877EA7">
                <w:rPr>
                  <w:rFonts w:hint="eastAsia"/>
                  <w:kern w:val="0"/>
                  <w:szCs w:val="21"/>
                  <w:highlight w:val="yellow"/>
                </w:rPr>
                <w:t>e</w:t>
              </w:r>
              <w:r w:rsidRPr="00877EA7">
                <w:rPr>
                  <w:kern w:val="0"/>
                  <w:szCs w:val="21"/>
                  <w:highlight w:val="yellow"/>
                </w:rPr>
                <w:t>tySts</w:t>
              </w:r>
            </w:ins>
          </w:p>
        </w:tc>
        <w:tc>
          <w:tcPr>
            <w:tcW w:w="992" w:type="dxa"/>
            <w:vAlign w:val="center"/>
          </w:tcPr>
          <w:p w14:paraId="1A03DC68" w14:textId="26CE75EF" w:rsidR="009230E8" w:rsidRPr="00877EA7" w:rsidDel="00BE4AE3" w:rsidRDefault="009230E8" w:rsidP="009230E8">
            <w:pPr>
              <w:autoSpaceDE w:val="0"/>
              <w:autoSpaceDN w:val="0"/>
              <w:adjustRightInd w:val="0"/>
              <w:jc w:val="center"/>
              <w:rPr>
                <w:ins w:id="239" w:author="胡群 Qun Hu  (研发总院 AERI)" w:date="2022-08-25T15:47:00Z"/>
                <w:highlight w:val="yellow"/>
              </w:rPr>
            </w:pPr>
            <w:ins w:id="240" w:author="胡群 Qun Hu  (研发总院 AERI)" w:date="2022-08-25T15:48:00Z">
              <w:r w:rsidRPr="00877EA7">
                <w:rPr>
                  <w:highlight w:val="yellow"/>
                </w:rPr>
                <w:t>3</w:t>
              </w:r>
            </w:ins>
          </w:p>
        </w:tc>
        <w:tc>
          <w:tcPr>
            <w:tcW w:w="2552" w:type="dxa"/>
            <w:vAlign w:val="center"/>
          </w:tcPr>
          <w:p w14:paraId="598F2465" w14:textId="77777777" w:rsidR="009230E8" w:rsidRDefault="009230E8" w:rsidP="009230E8">
            <w:pPr>
              <w:spacing w:line="240" w:lineRule="atLeast"/>
              <w:jc w:val="center"/>
              <w:rPr>
                <w:ins w:id="241" w:author="胡群 Qun Hu  (研发总院 AERI)" w:date="2022-08-25T15:48:00Z"/>
                <w:highlight w:val="yellow"/>
              </w:rPr>
            </w:pPr>
            <w:ins w:id="242" w:author="胡群 Qun Hu  (研发总院 AERI)" w:date="2022-08-25T15:48:00Z">
              <w:r w:rsidRPr="00877EA7">
                <w:rPr>
                  <w:highlight w:val="yellow"/>
                </w:rPr>
                <w:t>N</w:t>
              </w:r>
              <w:r w:rsidRPr="00877EA7">
                <w:rPr>
                  <w:rFonts w:hint="eastAsia"/>
                  <w:highlight w:val="yellow"/>
                </w:rPr>
                <w:t>ot</w:t>
              </w:r>
              <w:r w:rsidRPr="00877EA7">
                <w:rPr>
                  <w:highlight w:val="yellow"/>
                </w:rPr>
                <w:t xml:space="preserve"> Used </w:t>
              </w:r>
              <w:r w:rsidRPr="00877EA7">
                <w:rPr>
                  <w:highlight w:val="yellow"/>
                </w:rPr>
                <w:br/>
                <w:t>Unlock </w:t>
              </w:r>
            </w:ins>
          </w:p>
          <w:p w14:paraId="212B3C74" w14:textId="63742DFA" w:rsidR="009230E8" w:rsidRPr="00877EA7" w:rsidDel="00BE4AE3" w:rsidRDefault="009230E8" w:rsidP="009230E8">
            <w:pPr>
              <w:spacing w:line="240" w:lineRule="atLeast"/>
              <w:jc w:val="center"/>
              <w:rPr>
                <w:ins w:id="243" w:author="胡群 Qun Hu  (研发总院 AERI)" w:date="2022-08-25T15:47:00Z"/>
                <w:highlight w:val="yellow"/>
              </w:rPr>
            </w:pPr>
            <w:ins w:id="244" w:author="胡群 Qun Hu  (研发总院 AERI)" w:date="2022-08-25T15:48:00Z">
              <w:r w:rsidRPr="00877EA7">
                <w:rPr>
                  <w:highlight w:val="yellow"/>
                </w:rPr>
                <w:t>Lock</w:t>
              </w:r>
              <w:r w:rsidRPr="00877EA7">
                <w:rPr>
                  <w:highlight w:val="yellow"/>
                </w:rPr>
                <w:br/>
                <w:t>Failure </w:t>
              </w:r>
            </w:ins>
          </w:p>
        </w:tc>
        <w:tc>
          <w:tcPr>
            <w:tcW w:w="1134" w:type="dxa"/>
            <w:vAlign w:val="center"/>
          </w:tcPr>
          <w:p w14:paraId="7B14B040" w14:textId="77777777" w:rsidR="009230E8" w:rsidRPr="00877EA7" w:rsidRDefault="009230E8" w:rsidP="009230E8">
            <w:pPr>
              <w:spacing w:line="240" w:lineRule="atLeast"/>
              <w:jc w:val="center"/>
              <w:rPr>
                <w:ins w:id="245" w:author="胡群 Qun Hu  (研发总院 AERI)" w:date="2022-08-25T15:48:00Z"/>
                <w:highlight w:val="yellow"/>
              </w:rPr>
            </w:pPr>
            <w:ins w:id="246" w:author="胡群 Qun Hu  (研发总院 AERI)" w:date="2022-08-25T15:48:00Z">
              <w:r w:rsidRPr="00877EA7">
                <w:rPr>
                  <w:highlight w:val="yellow"/>
                </w:rPr>
                <w:t>0x0</w:t>
              </w:r>
            </w:ins>
          </w:p>
          <w:p w14:paraId="63BA7EAF" w14:textId="77777777" w:rsidR="009230E8" w:rsidRPr="00877EA7" w:rsidRDefault="009230E8" w:rsidP="009230E8">
            <w:pPr>
              <w:spacing w:line="240" w:lineRule="atLeast"/>
              <w:jc w:val="center"/>
              <w:rPr>
                <w:ins w:id="247" w:author="胡群 Qun Hu  (研发总院 AERI)" w:date="2022-08-25T15:48:00Z"/>
                <w:highlight w:val="yellow"/>
              </w:rPr>
            </w:pPr>
            <w:ins w:id="248" w:author="胡群 Qun Hu  (研发总院 AERI)" w:date="2022-08-25T15:48:00Z">
              <w:r w:rsidRPr="00877EA7">
                <w:rPr>
                  <w:highlight w:val="yellow"/>
                </w:rPr>
                <w:t>0x1</w:t>
              </w:r>
            </w:ins>
          </w:p>
          <w:p w14:paraId="049AEE19" w14:textId="77777777" w:rsidR="009230E8" w:rsidRPr="00877EA7" w:rsidRDefault="009230E8" w:rsidP="009230E8">
            <w:pPr>
              <w:spacing w:line="240" w:lineRule="atLeast"/>
              <w:jc w:val="center"/>
              <w:rPr>
                <w:ins w:id="249" w:author="胡群 Qun Hu  (研发总院 AERI)" w:date="2022-08-25T15:48:00Z"/>
                <w:highlight w:val="yellow"/>
              </w:rPr>
            </w:pPr>
            <w:ins w:id="250" w:author="胡群 Qun Hu  (研发总院 AERI)" w:date="2022-08-25T15:48:00Z">
              <w:r w:rsidRPr="00877EA7">
                <w:rPr>
                  <w:highlight w:val="yellow"/>
                </w:rPr>
                <w:t>0x2</w:t>
              </w:r>
            </w:ins>
          </w:p>
          <w:p w14:paraId="12BAEA3C" w14:textId="46ACE57C" w:rsidR="009230E8" w:rsidRPr="00877EA7" w:rsidDel="00BE4AE3" w:rsidRDefault="009230E8" w:rsidP="009230E8">
            <w:pPr>
              <w:spacing w:line="240" w:lineRule="atLeast"/>
              <w:jc w:val="center"/>
              <w:rPr>
                <w:ins w:id="251" w:author="胡群 Qun Hu  (研发总院 AERI)" w:date="2022-08-25T15:47:00Z"/>
                <w:highlight w:val="yellow"/>
              </w:rPr>
            </w:pPr>
            <w:ins w:id="252" w:author="胡群 Qun Hu  (研发总院 AERI)" w:date="2022-08-25T15:48:00Z">
              <w:r w:rsidRPr="00877EA7">
                <w:rPr>
                  <w:highlight w:val="yellow"/>
                </w:rPr>
                <w:t>0x3</w:t>
              </w:r>
            </w:ins>
          </w:p>
        </w:tc>
        <w:tc>
          <w:tcPr>
            <w:tcW w:w="847" w:type="dxa"/>
            <w:vAlign w:val="center"/>
          </w:tcPr>
          <w:p w14:paraId="27B8CD33" w14:textId="71ECACEC" w:rsidR="009230E8" w:rsidDel="00BE4AE3" w:rsidRDefault="009230E8" w:rsidP="009230E8">
            <w:pPr>
              <w:autoSpaceDE w:val="0"/>
              <w:autoSpaceDN w:val="0"/>
              <w:adjustRightInd w:val="0"/>
              <w:jc w:val="center"/>
              <w:rPr>
                <w:ins w:id="253" w:author="胡群 Qun Hu  (研发总院 AERI)" w:date="2022-08-25T15:47:00Z"/>
                <w:highlight w:val="yellow"/>
              </w:rPr>
            </w:pPr>
            <w:ins w:id="254" w:author="胡群 Qun Hu  (研发总院 AERI)" w:date="2022-08-25T15:48:00Z">
              <w:r>
                <w:rPr>
                  <w:highlight w:val="yellow"/>
                </w:rPr>
                <w:t>BD</w:t>
              </w:r>
              <w:r w:rsidRPr="00877EA7">
                <w:rPr>
                  <w:rFonts w:hint="eastAsia"/>
                  <w:highlight w:val="yellow"/>
                </w:rPr>
                <w:t>M</w:t>
              </w:r>
            </w:ins>
          </w:p>
        </w:tc>
        <w:tc>
          <w:tcPr>
            <w:tcW w:w="1134" w:type="dxa"/>
            <w:vAlign w:val="center"/>
          </w:tcPr>
          <w:p w14:paraId="77A4E95A" w14:textId="1FB2C2A3" w:rsidR="009230E8" w:rsidRPr="00877EA7" w:rsidDel="00BE4AE3" w:rsidRDefault="009230E8" w:rsidP="009230E8">
            <w:pPr>
              <w:autoSpaceDE w:val="0"/>
              <w:autoSpaceDN w:val="0"/>
              <w:adjustRightInd w:val="0"/>
              <w:jc w:val="center"/>
              <w:rPr>
                <w:ins w:id="255" w:author="胡群 Qun Hu  (研发总院 AERI)" w:date="2022-08-25T15:47:00Z"/>
                <w:highlight w:val="yellow"/>
              </w:rPr>
            </w:pPr>
            <w:ins w:id="256" w:author="胡群 Qun Hu  (研发总院 AERI)" w:date="2022-08-25T15:48:00Z">
              <w:r w:rsidRPr="00877EA7">
                <w:rPr>
                  <w:rFonts w:hint="eastAsia"/>
                  <w:highlight w:val="yellow"/>
                </w:rPr>
                <w:t>D</w:t>
              </w:r>
              <w:r>
                <w:rPr>
                  <w:highlight w:val="yellow"/>
                </w:rPr>
                <w:t>C</w:t>
              </w:r>
              <w:r w:rsidRPr="00877EA7">
                <w:rPr>
                  <w:rFonts w:hint="eastAsia"/>
                  <w:highlight w:val="yellow"/>
                </w:rPr>
                <w:t>M</w:t>
              </w:r>
            </w:ins>
          </w:p>
        </w:tc>
        <w:tc>
          <w:tcPr>
            <w:tcW w:w="993" w:type="dxa"/>
            <w:vAlign w:val="center"/>
          </w:tcPr>
          <w:p w14:paraId="0C991B02" w14:textId="77777777" w:rsidR="009230E8" w:rsidRPr="0057581B" w:rsidDel="00BE4AE3" w:rsidRDefault="009230E8" w:rsidP="009230E8">
            <w:pPr>
              <w:autoSpaceDE w:val="0"/>
              <w:autoSpaceDN w:val="0"/>
              <w:adjustRightInd w:val="0"/>
              <w:jc w:val="center"/>
              <w:rPr>
                <w:ins w:id="257" w:author="胡群 Qun Hu  (研发总院 AERI)" w:date="2022-08-25T15:47:00Z"/>
                <w:rFonts w:ascii="Arial" w:hAnsi="Arial" w:cs="Arial"/>
                <w:bCs/>
                <w:kern w:val="0"/>
                <w:szCs w:val="21"/>
              </w:rPr>
            </w:pPr>
          </w:p>
        </w:tc>
      </w:tr>
    </w:tbl>
    <w:p w14:paraId="10FD26CE" w14:textId="0BB46ED3" w:rsidR="004B06EE" w:rsidRPr="00106A83" w:rsidRDefault="004B06EE" w:rsidP="004B06EE">
      <w:pPr>
        <w:pStyle w:val="a7"/>
        <w:ind w:firstLineChars="0" w:firstLine="0"/>
        <w:outlineLvl w:val="2"/>
        <w:rPr>
          <w:b/>
          <w:sz w:val="22"/>
          <w:szCs w:val="22"/>
        </w:rPr>
      </w:pPr>
      <w:r>
        <w:rPr>
          <w:b/>
          <w:sz w:val="22"/>
          <w:szCs w:val="22"/>
        </w:rPr>
        <w:t>4.3.4</w:t>
      </w:r>
      <w:r w:rsidRPr="00106A83">
        <w:rPr>
          <w:b/>
          <w:sz w:val="22"/>
          <w:szCs w:val="22"/>
        </w:rPr>
        <w:t xml:space="preserve">Functional Requirement </w:t>
      </w:r>
    </w:p>
    <w:p w14:paraId="5AC656B8" w14:textId="7E652085" w:rsidR="004B06EE" w:rsidRPr="00106A83" w:rsidRDefault="004B06EE" w:rsidP="004B06EE">
      <w:pPr>
        <w:outlineLvl w:val="3"/>
        <w:rPr>
          <w:rFonts w:ascii="Arial" w:hAnsi="Arial" w:cs="Arial"/>
          <w:b/>
          <w:color w:val="000000"/>
        </w:rPr>
      </w:pPr>
      <w:r w:rsidRPr="00106A83">
        <w:rPr>
          <w:rFonts w:ascii="Arial" w:hAnsi="Arial" w:cs="Arial"/>
          <w:b/>
          <w:color w:val="000000"/>
        </w:rPr>
        <w:t>4.</w:t>
      </w:r>
      <w:r w:rsidR="00377286">
        <w:rPr>
          <w:rFonts w:ascii="Arial" w:hAnsi="Arial" w:cs="Arial"/>
          <w:b/>
          <w:color w:val="000000"/>
        </w:rPr>
        <w:t>3</w:t>
      </w:r>
      <w:r w:rsidRPr="00106A83">
        <w:rPr>
          <w:rFonts w:ascii="Arial" w:hAnsi="Arial" w:cs="Arial"/>
          <w:b/>
          <w:color w:val="000000"/>
        </w:rPr>
        <w:t>.4.1</w:t>
      </w:r>
      <w:r w:rsidR="003002E3">
        <w:rPr>
          <w:rFonts w:ascii="Arial" w:hAnsi="Arial" w:cs="Arial" w:hint="eastAsia"/>
          <w:b/>
          <w:color w:val="000000"/>
        </w:rPr>
        <w:t>儿保锁闭锁</w:t>
      </w:r>
      <w:r w:rsidR="003002E3">
        <w:rPr>
          <w:rFonts w:ascii="Arial" w:hAnsi="Arial" w:cs="Arial"/>
          <w:b/>
          <w:color w:val="000000"/>
        </w:rPr>
        <w:t>功能</w:t>
      </w:r>
    </w:p>
    <w:p w14:paraId="05F9BF4B" w14:textId="77777777" w:rsidR="004B06EE" w:rsidRPr="007D5063" w:rsidRDefault="004B06EE" w:rsidP="004B06EE">
      <w:pPr>
        <w:spacing w:beforeLines="50" w:before="156"/>
        <w:ind w:firstLineChars="200" w:firstLine="422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前置条件：</w:t>
      </w:r>
      <w:r>
        <w:rPr>
          <w:rFonts w:ascii="Arial" w:hAnsi="Arial" w:cs="Arial" w:hint="eastAsia"/>
          <w:bCs/>
          <w:color w:val="000000"/>
        </w:rPr>
        <w:t>( 1</w:t>
      </w:r>
      <w:r>
        <w:rPr>
          <w:rFonts w:ascii="Arial" w:hAnsi="Arial" w:cs="Arial"/>
          <w:bCs/>
          <w:color w:val="000000"/>
        </w:rPr>
        <w:t xml:space="preserve"> </w:t>
      </w:r>
      <w:r>
        <w:rPr>
          <w:rFonts w:ascii="Arial" w:hAnsi="Arial" w:cs="Arial" w:hint="eastAsia"/>
          <w:bCs/>
          <w:color w:val="000000"/>
        </w:rPr>
        <w:t>)</w:t>
      </w:r>
    </w:p>
    <w:p w14:paraId="592C49AE" w14:textId="23300A88" w:rsidR="004B06EE" w:rsidRPr="003002E3" w:rsidRDefault="003002E3" w:rsidP="003002E3">
      <w:pPr>
        <w:pStyle w:val="a7"/>
        <w:numPr>
          <w:ilvl w:val="0"/>
          <w:numId w:val="24"/>
        </w:numPr>
        <w:spacing w:after="120"/>
        <w:ind w:firstLineChars="0"/>
        <w:jc w:val="both"/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</w:pPr>
      <w:r w:rsidRPr="003002E3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 xml:space="preserve">电子儿童安全锁配置字为0x1:Present </w:t>
      </w:r>
      <w:r w:rsidR="004B06EE" w:rsidRPr="003002E3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；</w:t>
      </w:r>
    </w:p>
    <w:p w14:paraId="13138336" w14:textId="23464C41" w:rsidR="004B06EE" w:rsidRDefault="004B06EE" w:rsidP="004B06EE">
      <w:pPr>
        <w:spacing w:beforeLines="50" w:before="156"/>
        <w:ind w:firstLineChars="200" w:firstLine="422"/>
        <w:rPr>
          <w:rFonts w:ascii="Arial" w:hAnsi="Arial" w:cs="Arial"/>
          <w:b/>
          <w:color w:val="000000"/>
        </w:rPr>
      </w:pPr>
      <w:r>
        <w:rPr>
          <w:rFonts w:ascii="Arial" w:hAnsi="Arial" w:cs="Arial" w:hint="eastAsia"/>
          <w:b/>
          <w:color w:val="000000"/>
        </w:rPr>
        <w:t>触发条件：</w:t>
      </w:r>
      <w:r w:rsidRPr="00BF6B1E">
        <w:rPr>
          <w:rFonts w:ascii="Arial" w:hAnsi="Arial" w:cs="Arial" w:hint="eastAsia"/>
          <w:bCs/>
          <w:color w:val="000000"/>
        </w:rPr>
        <w:t>（</w:t>
      </w:r>
      <w:r w:rsidRPr="00BF6B1E">
        <w:rPr>
          <w:rFonts w:ascii="Arial" w:hAnsi="Arial" w:cs="Arial" w:hint="eastAsia"/>
          <w:bCs/>
          <w:color w:val="000000"/>
        </w:rPr>
        <w:t>1</w:t>
      </w:r>
      <w:r w:rsidRPr="00BF6B1E">
        <w:rPr>
          <w:rFonts w:ascii="Arial" w:hAnsi="Arial" w:cs="Arial" w:hint="eastAsia"/>
          <w:bCs/>
          <w:color w:val="000000"/>
        </w:rPr>
        <w:t>）</w:t>
      </w:r>
    </w:p>
    <w:p w14:paraId="6E9D70C7" w14:textId="2361C5EB" w:rsidR="004B06EE" w:rsidRPr="00B65662" w:rsidRDefault="004B06EE" w:rsidP="00B97BA5">
      <w:pPr>
        <w:pStyle w:val="a7"/>
        <w:numPr>
          <w:ilvl w:val="0"/>
          <w:numId w:val="25"/>
        </w:numPr>
        <w:spacing w:after="120"/>
        <w:ind w:firstLineChars="0"/>
        <w:jc w:val="both"/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</w:pPr>
      <w:r w:rsidRPr="00C0360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DCM收到</w:t>
      </w:r>
      <w:r w:rsidRPr="00C03605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BDM发送</w:t>
      </w:r>
      <w:r w:rsidRPr="00C0360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的</w:t>
      </w:r>
      <w:r w:rsidR="00B97BA5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儿保锁</w:t>
      </w:r>
      <w:r w:rsidRPr="00C0360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闭锁命令</w:t>
      </w:r>
      <w:r w:rsidRPr="00C03605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：</w:t>
      </w:r>
      <w:r w:rsidR="00B97BA5" w:rsidRPr="008009AF">
        <w:rPr>
          <w:kern w:val="2"/>
          <w:sz w:val="21"/>
          <w:lang w:val="en-US" w:eastAsia="zh-CN"/>
        </w:rPr>
        <w:t>WindowInhibitSts</w:t>
      </w:r>
      <w:r w:rsidRPr="008009AF">
        <w:rPr>
          <w:kern w:val="2"/>
          <w:sz w:val="21"/>
          <w:lang w:val="en-US" w:eastAsia="zh-CN"/>
        </w:rPr>
        <w:t>==0x1</w:t>
      </w:r>
      <w:ins w:id="258" w:author="胡群 Qun Hu  (研发总院 AERI)" w:date="2022-12-03T19:32:00Z">
        <w:r w:rsidR="00057151">
          <w:rPr>
            <w:rFonts w:asciiTheme="minorEastAsia" w:eastAsiaTheme="minorEastAsia" w:hAnsiTheme="minorEastAsia" w:cs="Arial"/>
            <w:kern w:val="2"/>
            <w:sz w:val="21"/>
            <w:szCs w:val="21"/>
            <w:lang w:val="en-US" w:eastAsia="zh-CN"/>
          </w:rPr>
          <w:t>||</w:t>
        </w:r>
      </w:ins>
      <w:del w:id="259" w:author="胡群 Qun Hu  (研发总院 AERI)" w:date="2022-12-03T19:32:00Z">
        <w:r w:rsidR="000E4442" w:rsidDel="00057151">
          <w:rPr>
            <w:rFonts w:asciiTheme="minorEastAsia" w:eastAsiaTheme="minorEastAsia" w:hAnsiTheme="minorEastAsia" w:cs="Arial"/>
            <w:kern w:val="2"/>
            <w:sz w:val="21"/>
            <w:szCs w:val="21"/>
            <w:lang w:val="en-US" w:eastAsia="zh-CN"/>
          </w:rPr>
          <w:delText>/</w:delText>
        </w:r>
      </w:del>
      <w:r w:rsidR="008009AF" w:rsidRPr="008009AF">
        <w:rPr>
          <w:kern w:val="2"/>
          <w:sz w:val="21"/>
          <w:lang w:val="en-US" w:eastAsia="zh-CN"/>
        </w:rPr>
        <w:t xml:space="preserve"> </w:t>
      </w:r>
      <w:r w:rsidR="008009AF" w:rsidRPr="000E4442">
        <w:rPr>
          <w:kern w:val="2"/>
          <w:sz w:val="21"/>
          <w:lang w:val="en-US" w:eastAsia="zh-CN"/>
        </w:rPr>
        <w:t>ChildInhibitSts</w:t>
      </w:r>
      <w:r w:rsidR="008009AF" w:rsidRPr="008009AF">
        <w:rPr>
          <w:kern w:val="2"/>
          <w:sz w:val="21"/>
          <w:lang w:val="en-US" w:eastAsia="zh-CN"/>
        </w:rPr>
        <w:t>==0x</w:t>
      </w:r>
      <w:r w:rsidR="008009AF">
        <w:rPr>
          <w:kern w:val="2"/>
          <w:sz w:val="21"/>
          <w:lang w:val="en-US" w:eastAsia="zh-CN"/>
        </w:rPr>
        <w:t>0</w:t>
      </w:r>
      <w:r w:rsidRPr="00C03605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；</w:t>
      </w:r>
    </w:p>
    <w:p w14:paraId="28FC6B0B" w14:textId="1336DDF0" w:rsidR="004B06EE" w:rsidRPr="00E76CE0" w:rsidRDefault="004B06EE" w:rsidP="004B06EE">
      <w:pPr>
        <w:spacing w:beforeLines="50" w:before="156" w:after="120"/>
        <w:ind w:firstLineChars="200" w:firstLine="422"/>
        <w:rPr>
          <w:rFonts w:ascii="Arial" w:hAnsi="Arial" w:cs="Arial"/>
          <w:bCs/>
          <w:color w:val="000000"/>
        </w:rPr>
      </w:pPr>
      <w:r w:rsidRPr="00E76CE0">
        <w:rPr>
          <w:rFonts w:ascii="Arial" w:hAnsi="Arial" w:cs="Arial" w:hint="eastAsia"/>
          <w:b/>
          <w:color w:val="000000"/>
        </w:rPr>
        <w:t>执行驱动输出：</w:t>
      </w:r>
      <w:r w:rsidRPr="00E76CE0">
        <w:rPr>
          <w:rFonts w:ascii="Arial" w:hAnsi="Arial" w:cs="Arial" w:hint="eastAsia"/>
          <w:bCs/>
          <w:color w:val="000000"/>
        </w:rPr>
        <w:t>( 1</w:t>
      </w:r>
      <w:r w:rsidRPr="00E76CE0">
        <w:rPr>
          <w:rFonts w:ascii="Arial" w:hAnsi="Arial" w:cs="Arial"/>
          <w:bCs/>
          <w:color w:val="000000"/>
        </w:rPr>
        <w:t xml:space="preserve"> </w:t>
      </w:r>
      <w:r w:rsidRPr="00E76CE0">
        <w:rPr>
          <w:rFonts w:ascii="Arial" w:hAnsi="Arial" w:cs="Arial" w:hint="eastAsia"/>
          <w:bCs/>
          <w:color w:val="000000"/>
        </w:rPr>
        <w:t>)</w:t>
      </w:r>
    </w:p>
    <w:p w14:paraId="5A80BE69" w14:textId="4761D95F" w:rsidR="00BF6B1E" w:rsidRPr="008009AF" w:rsidRDefault="00BF6B1E" w:rsidP="00BF6B1E">
      <w:pPr>
        <w:pStyle w:val="a7"/>
        <w:numPr>
          <w:ilvl w:val="0"/>
          <w:numId w:val="26"/>
        </w:numPr>
        <w:spacing w:after="120"/>
        <w:ind w:firstLineChars="0"/>
        <w:jc w:val="both"/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</w:pPr>
      <w:r w:rsidRPr="008009AF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执行儿保锁</w:t>
      </w:r>
      <w:r w:rsidRPr="008009AF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闭</w:t>
      </w:r>
      <w:r w:rsidRPr="008009AF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锁</w:t>
      </w:r>
      <w:r w:rsidRPr="008009AF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输出200ms；</w:t>
      </w:r>
    </w:p>
    <w:p w14:paraId="71E9F2DB" w14:textId="57B592CB" w:rsidR="00377286" w:rsidRPr="00106A83" w:rsidRDefault="00377286" w:rsidP="00377286">
      <w:pPr>
        <w:outlineLvl w:val="3"/>
        <w:rPr>
          <w:rFonts w:ascii="Arial" w:hAnsi="Arial" w:cs="Arial"/>
          <w:b/>
          <w:color w:val="000000"/>
        </w:rPr>
      </w:pPr>
      <w:r w:rsidRPr="00106A83">
        <w:rPr>
          <w:rFonts w:ascii="Arial" w:hAnsi="Arial" w:cs="Arial"/>
          <w:b/>
          <w:color w:val="000000"/>
        </w:rPr>
        <w:t>4.</w:t>
      </w:r>
      <w:r>
        <w:rPr>
          <w:rFonts w:ascii="Arial" w:hAnsi="Arial" w:cs="Arial"/>
          <w:b/>
          <w:color w:val="000000"/>
        </w:rPr>
        <w:t>3</w:t>
      </w:r>
      <w:r w:rsidRPr="00106A83">
        <w:rPr>
          <w:rFonts w:ascii="Arial" w:hAnsi="Arial" w:cs="Arial"/>
          <w:b/>
          <w:color w:val="000000"/>
        </w:rPr>
        <w:t>.4.</w:t>
      </w:r>
      <w:r>
        <w:rPr>
          <w:rFonts w:ascii="Arial" w:hAnsi="Arial" w:cs="Arial"/>
          <w:b/>
          <w:color w:val="000000"/>
        </w:rPr>
        <w:t>2</w:t>
      </w:r>
      <w:r>
        <w:rPr>
          <w:rFonts w:ascii="Arial" w:hAnsi="Arial" w:cs="Arial" w:hint="eastAsia"/>
          <w:b/>
          <w:color w:val="000000"/>
        </w:rPr>
        <w:t>儿保锁解锁</w:t>
      </w:r>
      <w:r>
        <w:rPr>
          <w:rFonts w:ascii="Arial" w:hAnsi="Arial" w:cs="Arial"/>
          <w:b/>
          <w:color w:val="000000"/>
        </w:rPr>
        <w:t>功能</w:t>
      </w:r>
    </w:p>
    <w:p w14:paraId="37169D44" w14:textId="77777777" w:rsidR="00377286" w:rsidRPr="007D5063" w:rsidRDefault="00377286" w:rsidP="00377286">
      <w:pPr>
        <w:spacing w:beforeLines="50" w:before="156"/>
        <w:ind w:firstLineChars="200" w:firstLine="422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前置条件：</w:t>
      </w:r>
      <w:r>
        <w:rPr>
          <w:rFonts w:ascii="Arial" w:hAnsi="Arial" w:cs="Arial" w:hint="eastAsia"/>
          <w:bCs/>
          <w:color w:val="000000"/>
        </w:rPr>
        <w:t>( 1</w:t>
      </w:r>
      <w:r>
        <w:rPr>
          <w:rFonts w:ascii="Arial" w:hAnsi="Arial" w:cs="Arial"/>
          <w:bCs/>
          <w:color w:val="000000"/>
        </w:rPr>
        <w:t xml:space="preserve"> </w:t>
      </w:r>
      <w:r>
        <w:rPr>
          <w:rFonts w:ascii="Arial" w:hAnsi="Arial" w:cs="Arial" w:hint="eastAsia"/>
          <w:bCs/>
          <w:color w:val="000000"/>
        </w:rPr>
        <w:t>)</w:t>
      </w:r>
    </w:p>
    <w:p w14:paraId="799C0E25" w14:textId="77777777" w:rsidR="00377286" w:rsidRPr="003002E3" w:rsidRDefault="00377286" w:rsidP="00377286">
      <w:pPr>
        <w:pStyle w:val="a7"/>
        <w:numPr>
          <w:ilvl w:val="0"/>
          <w:numId w:val="28"/>
        </w:numPr>
        <w:spacing w:after="120"/>
        <w:ind w:firstLineChars="0"/>
        <w:jc w:val="both"/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</w:pPr>
      <w:r w:rsidRPr="003002E3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电子儿童安全锁配置字为0x1:Present ；</w:t>
      </w:r>
    </w:p>
    <w:p w14:paraId="72D7967A" w14:textId="77777777" w:rsidR="00377286" w:rsidRDefault="00377286" w:rsidP="00377286">
      <w:pPr>
        <w:spacing w:beforeLines="50" w:before="156"/>
        <w:ind w:firstLineChars="200" w:firstLine="422"/>
        <w:rPr>
          <w:rFonts w:ascii="Arial" w:hAnsi="Arial" w:cs="Arial"/>
          <w:b/>
          <w:color w:val="000000"/>
        </w:rPr>
      </w:pPr>
      <w:r>
        <w:rPr>
          <w:rFonts w:ascii="Arial" w:hAnsi="Arial" w:cs="Arial" w:hint="eastAsia"/>
          <w:b/>
          <w:color w:val="000000"/>
        </w:rPr>
        <w:t>触发条件：</w:t>
      </w:r>
      <w:r w:rsidRPr="00BF6B1E">
        <w:rPr>
          <w:rFonts w:ascii="Arial" w:hAnsi="Arial" w:cs="Arial" w:hint="eastAsia"/>
          <w:bCs/>
          <w:color w:val="000000"/>
        </w:rPr>
        <w:t>（</w:t>
      </w:r>
      <w:r w:rsidRPr="00BF6B1E">
        <w:rPr>
          <w:rFonts w:ascii="Arial" w:hAnsi="Arial" w:cs="Arial" w:hint="eastAsia"/>
          <w:bCs/>
          <w:color w:val="000000"/>
        </w:rPr>
        <w:t>1</w:t>
      </w:r>
      <w:r w:rsidRPr="00BF6B1E">
        <w:rPr>
          <w:rFonts w:ascii="Arial" w:hAnsi="Arial" w:cs="Arial" w:hint="eastAsia"/>
          <w:bCs/>
          <w:color w:val="000000"/>
        </w:rPr>
        <w:t>）</w:t>
      </w:r>
    </w:p>
    <w:p w14:paraId="53B4BC08" w14:textId="46E10B1D" w:rsidR="00377286" w:rsidRPr="00B65662" w:rsidRDefault="00377286" w:rsidP="00377286">
      <w:pPr>
        <w:pStyle w:val="a7"/>
        <w:numPr>
          <w:ilvl w:val="0"/>
          <w:numId w:val="30"/>
        </w:numPr>
        <w:spacing w:after="120"/>
        <w:ind w:firstLineChars="0"/>
        <w:jc w:val="both"/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</w:pPr>
      <w:r w:rsidRPr="00C0360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DCM收到</w:t>
      </w:r>
      <w:r w:rsidRPr="00C03605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BDM发送</w:t>
      </w:r>
      <w:r w:rsidRPr="00C0360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的</w:t>
      </w:r>
      <w:r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儿保锁解</w:t>
      </w:r>
      <w:r w:rsidRPr="00C0360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锁命令</w:t>
      </w:r>
      <w:r w:rsidRPr="00C03605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：</w:t>
      </w:r>
      <w:r w:rsidRPr="00B97BA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WindowInhibitSts</w:t>
      </w:r>
      <w:r w:rsidRPr="00C03605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==</w:t>
      </w:r>
      <w:r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0x0</w:t>
      </w:r>
      <w:ins w:id="260" w:author="胡群 Qun Hu  (研发总院 AERI)" w:date="2022-12-03T19:32:00Z">
        <w:r w:rsidR="00057151">
          <w:rPr>
            <w:rFonts w:asciiTheme="minorEastAsia" w:eastAsiaTheme="minorEastAsia" w:hAnsiTheme="minorEastAsia" w:cs="Arial"/>
            <w:kern w:val="2"/>
            <w:sz w:val="21"/>
            <w:szCs w:val="21"/>
            <w:lang w:val="en-US" w:eastAsia="zh-CN"/>
          </w:rPr>
          <w:t>||</w:t>
        </w:r>
        <w:r w:rsidR="00057151" w:rsidRPr="008009AF">
          <w:rPr>
            <w:kern w:val="2"/>
            <w:sz w:val="21"/>
            <w:lang w:val="en-US" w:eastAsia="zh-CN"/>
          </w:rPr>
          <w:t xml:space="preserve"> </w:t>
        </w:r>
        <w:r w:rsidR="00057151" w:rsidRPr="000E4442">
          <w:rPr>
            <w:kern w:val="2"/>
            <w:sz w:val="21"/>
            <w:lang w:val="en-US" w:eastAsia="zh-CN"/>
          </w:rPr>
          <w:t>ChildInhibitSts</w:t>
        </w:r>
        <w:r w:rsidR="00057151" w:rsidRPr="008009AF">
          <w:rPr>
            <w:kern w:val="2"/>
            <w:sz w:val="21"/>
            <w:lang w:val="en-US" w:eastAsia="zh-CN"/>
          </w:rPr>
          <w:t>==0x</w:t>
        </w:r>
        <w:r w:rsidR="00057151">
          <w:rPr>
            <w:kern w:val="2"/>
            <w:sz w:val="21"/>
            <w:lang w:val="en-US" w:eastAsia="zh-CN"/>
          </w:rPr>
          <w:t>1</w:t>
        </w:r>
      </w:ins>
      <w:r w:rsidRPr="00C03605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；</w:t>
      </w:r>
    </w:p>
    <w:p w14:paraId="579E6688" w14:textId="77777777" w:rsidR="00377286" w:rsidRPr="00E76CE0" w:rsidRDefault="00377286" w:rsidP="00377286">
      <w:pPr>
        <w:spacing w:beforeLines="50" w:before="156" w:after="120"/>
        <w:ind w:firstLineChars="200" w:firstLine="422"/>
        <w:rPr>
          <w:rFonts w:ascii="Arial" w:hAnsi="Arial" w:cs="Arial"/>
          <w:bCs/>
          <w:color w:val="000000"/>
        </w:rPr>
      </w:pPr>
      <w:r w:rsidRPr="00E76CE0">
        <w:rPr>
          <w:rFonts w:ascii="Arial" w:hAnsi="Arial" w:cs="Arial" w:hint="eastAsia"/>
          <w:b/>
          <w:color w:val="000000"/>
        </w:rPr>
        <w:t>执行驱动输出：</w:t>
      </w:r>
      <w:r w:rsidRPr="00E76CE0">
        <w:rPr>
          <w:rFonts w:ascii="Arial" w:hAnsi="Arial" w:cs="Arial" w:hint="eastAsia"/>
          <w:bCs/>
          <w:color w:val="000000"/>
        </w:rPr>
        <w:t>( 1</w:t>
      </w:r>
      <w:r w:rsidRPr="00E76CE0">
        <w:rPr>
          <w:rFonts w:ascii="Arial" w:hAnsi="Arial" w:cs="Arial"/>
          <w:bCs/>
          <w:color w:val="000000"/>
        </w:rPr>
        <w:t xml:space="preserve"> </w:t>
      </w:r>
      <w:r w:rsidRPr="00E76CE0">
        <w:rPr>
          <w:rFonts w:ascii="Arial" w:hAnsi="Arial" w:cs="Arial" w:hint="eastAsia"/>
          <w:bCs/>
          <w:color w:val="000000"/>
        </w:rPr>
        <w:t>)</w:t>
      </w:r>
    </w:p>
    <w:p w14:paraId="72D05143" w14:textId="0FDCEF40" w:rsidR="00377286" w:rsidRPr="008009AF" w:rsidRDefault="00377286" w:rsidP="00377286">
      <w:pPr>
        <w:pStyle w:val="a7"/>
        <w:numPr>
          <w:ilvl w:val="0"/>
          <w:numId w:val="29"/>
        </w:numPr>
        <w:spacing w:after="120"/>
        <w:ind w:firstLineChars="0"/>
        <w:jc w:val="both"/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</w:pPr>
      <w:r w:rsidRPr="008009AF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执行儿保锁</w:t>
      </w:r>
      <w:r w:rsidRPr="008009AF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解</w:t>
      </w:r>
      <w:r w:rsidRPr="008009AF">
        <w:rPr>
          <w:rFonts w:asciiTheme="minorEastAsia" w:eastAsiaTheme="minorEastAsia" w:hAnsiTheme="minorEastAsia" w:cs="Arial"/>
          <w:kern w:val="2"/>
          <w:sz w:val="21"/>
          <w:szCs w:val="21"/>
          <w:lang w:val="en-US" w:eastAsia="zh-CN"/>
        </w:rPr>
        <w:t>锁</w:t>
      </w:r>
      <w:r w:rsidRPr="008009AF">
        <w:rPr>
          <w:rFonts w:asciiTheme="minorEastAsia" w:eastAsiaTheme="minorEastAsia" w:hAnsiTheme="minorEastAsia" w:cs="Arial" w:hint="eastAsia"/>
          <w:kern w:val="2"/>
          <w:sz w:val="21"/>
          <w:szCs w:val="21"/>
          <w:lang w:val="en-US" w:eastAsia="zh-CN"/>
        </w:rPr>
        <w:t>输出200ms；</w:t>
      </w:r>
    </w:p>
    <w:p w14:paraId="76A35C6F" w14:textId="33D39943" w:rsidR="004B06EE" w:rsidRPr="00291FF4" w:rsidRDefault="00996BC3" w:rsidP="00BF6B1E">
      <w:pPr>
        <w:spacing w:after="120"/>
        <w:ind w:left="360"/>
        <w:rPr>
          <w:rFonts w:asciiTheme="minorEastAsia" w:eastAsiaTheme="minorEastAsia" w:hAnsiTheme="minorEastAsia" w:cs="Arial"/>
          <w:szCs w:val="21"/>
          <w:lang w:val="en-AU"/>
        </w:rPr>
      </w:pPr>
      <w:ins w:id="261" w:author="胡群 Qun Hu  (研发总院 AERI)" w:date="2022-12-03T19:48:00Z">
        <w:r>
          <w:rPr>
            <w:noProof/>
          </w:rPr>
          <w:lastRenderedPageBreak/>
          <w:drawing>
            <wp:inline distT="0" distB="0" distL="0" distR="0" wp14:anchorId="57AB76C8" wp14:editId="10FD3479">
              <wp:extent cx="5800725" cy="2194884"/>
              <wp:effectExtent l="0" t="0" r="0" b="0"/>
              <wp:docPr id="16" name="图片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6272" cy="220076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0236D82" w14:textId="76C347EA" w:rsidR="00987393" w:rsidRPr="009C6967" w:rsidRDefault="00987393" w:rsidP="007C6165">
      <w:pPr>
        <w:pStyle w:val="a7"/>
        <w:spacing w:after="120"/>
        <w:ind w:left="720" w:firstLineChars="0" w:firstLine="0"/>
        <w:jc w:val="both"/>
        <w:rPr>
          <w:rFonts w:asciiTheme="minorEastAsia" w:eastAsiaTheme="minorEastAsia" w:hAnsiTheme="minorEastAsia" w:cs="Arial"/>
          <w:kern w:val="2"/>
          <w:sz w:val="21"/>
          <w:szCs w:val="21"/>
          <w:lang w:eastAsia="zh-CN"/>
        </w:rPr>
      </w:pPr>
    </w:p>
    <w:sectPr w:rsidR="00987393" w:rsidRPr="009C6967" w:rsidSect="002E5773">
      <w:headerReference w:type="default" r:id="rId22"/>
      <w:footerReference w:type="default" r:id="rId23"/>
      <w:pgSz w:w="11906" w:h="16838"/>
      <w:pgMar w:top="851" w:right="851" w:bottom="851" w:left="851" w:header="1134" w:footer="73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6E5C3C" w14:textId="77777777" w:rsidR="008B7DC0" w:rsidRDefault="008B7DC0" w:rsidP="00741CF3">
      <w:r>
        <w:separator/>
      </w:r>
    </w:p>
  </w:endnote>
  <w:endnote w:type="continuationSeparator" w:id="0">
    <w:p w14:paraId="2D273FBC" w14:textId="77777777" w:rsidR="008B7DC0" w:rsidRDefault="008B7DC0" w:rsidP="00741C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6561F0" w14:textId="77777777" w:rsidR="004A6DED" w:rsidRDefault="004A6DED" w:rsidP="00132862">
    <w:pPr>
      <w:pStyle w:val="a4"/>
      <w:ind w:rightChars="-1" w:right="-2" w:firstLineChars="7042" w:firstLine="9155"/>
      <w:rPr>
        <w:rFonts w:ascii="黑体" w:eastAsia="黑体"/>
        <w:color w:val="FF0000"/>
      </w:rPr>
    </w:pPr>
    <w:r w:rsidRPr="00132862">
      <w:rPr>
        <w:rFonts w:ascii="宋体" w:hAnsi="宋体"/>
        <w:bCs/>
        <w:noProof/>
        <w:sz w:val="13"/>
      </w:rPr>
      <w:drawing>
        <wp:anchor distT="0" distB="0" distL="114300" distR="114300" simplePos="0" relativeHeight="251979776" behindDoc="0" locked="0" layoutInCell="1" allowOverlap="1" wp14:anchorId="0C3C5332" wp14:editId="0150513A">
          <wp:simplePos x="0" y="0"/>
          <wp:positionH relativeFrom="column">
            <wp:posOffset>50165</wp:posOffset>
          </wp:positionH>
          <wp:positionV relativeFrom="paragraph">
            <wp:posOffset>-29845</wp:posOffset>
          </wp:positionV>
          <wp:extent cx="1825625" cy="264160"/>
          <wp:effectExtent l="0" t="0" r="0" b="0"/>
          <wp:wrapSquare wrapText="bothSides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5625" cy="264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32862">
      <w:rPr>
        <w:rFonts w:ascii="宋体" w:hAnsi="宋体"/>
        <w:bCs/>
        <w:noProof/>
        <w:sz w:val="13"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0148CA0F" wp14:editId="607C4677">
              <wp:simplePos x="0" y="0"/>
              <wp:positionH relativeFrom="column">
                <wp:posOffset>5498465</wp:posOffset>
              </wp:positionH>
              <wp:positionV relativeFrom="paragraph">
                <wp:posOffset>-76835</wp:posOffset>
              </wp:positionV>
              <wp:extent cx="276225" cy="200025"/>
              <wp:effectExtent l="12065" t="18415" r="16510" b="10160"/>
              <wp:wrapNone/>
              <wp:docPr id="91" name="Straight Connecto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76225" cy="20002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C0504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6se="http://schemas.microsoft.com/office/word/2015/wordml/symex">
          <w:pict>
            <v:shapetype w14:anchorId="030AF76B" id="_x0000_t32" coordsize="21600,21600" o:spt="32" o:oned="t" path="m,l21600,21600e" filled="f">
              <v:path arrowok="t" fillok="f" o:connecttype="none"/>
              <o:lock v:ext="edit" shapetype="t"/>
            </v:shapetype>
            <v:shape id="Straight Connector 4" o:spid="_x0000_s1026" type="#_x0000_t32" style="position:absolute;left:0;text-align:left;margin-left:432.95pt;margin-top:-6.05pt;width:21.75pt;height:15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" strokecolor="#c0504d" strokeweight="1.5pt"/>
          </w:pict>
        </mc:Fallback>
      </mc:AlternateContent>
    </w:r>
    <w:r w:rsidRPr="00132862">
      <w:rPr>
        <w:rFonts w:ascii="宋体" w:hAnsi="宋体"/>
        <w:bCs/>
        <w:noProof/>
        <w:sz w:val="13"/>
      </w:rPr>
      <mc:AlternateContent>
        <mc:Choice Requires="wps">
          <w:drawing>
            <wp:anchor distT="0" distB="0" distL="114300" distR="114300" simplePos="0" relativeHeight="251592704" behindDoc="0" locked="0" layoutInCell="1" allowOverlap="1" wp14:anchorId="1AA81E3B" wp14:editId="3E9C843E">
              <wp:simplePos x="0" y="0"/>
              <wp:positionH relativeFrom="column">
                <wp:posOffset>5841365</wp:posOffset>
              </wp:positionH>
              <wp:positionV relativeFrom="paragraph">
                <wp:posOffset>123190</wp:posOffset>
              </wp:positionV>
              <wp:extent cx="685800" cy="635"/>
              <wp:effectExtent l="12065" t="18415" r="16510" b="9525"/>
              <wp:wrapNone/>
              <wp:docPr id="90" name="Straight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800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C0504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6se="http://schemas.microsoft.com/office/word/2015/wordml/symex">
          <w:pict>
            <v:shape w14:anchorId="450D37E4" id="Straight Connector 3" o:spid="_x0000_s1026" type="#_x0000_t32" style="position:absolute;left:0;text-align:left;margin-left:459.95pt;margin-top:9.7pt;width:54pt;height:.05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" strokecolor="#c0504d" strokeweight="1.5pt"/>
          </w:pict>
        </mc:Fallback>
      </mc:AlternateContent>
    </w:r>
    <w:r w:rsidRPr="00132862">
      <w:rPr>
        <w:rFonts w:ascii="宋体" w:hAnsi="宋体"/>
        <w:bCs/>
        <w:noProof/>
        <w:sz w:val="13"/>
      </w:rPr>
      <mc:AlternateContent>
        <mc:Choice Requires="wps">
          <w:drawing>
            <wp:anchor distT="0" distB="0" distL="114300" distR="114300" simplePos="0" relativeHeight="251463680" behindDoc="0" locked="0" layoutInCell="1" allowOverlap="1" wp14:anchorId="158A0AF4" wp14:editId="6BD2F09B">
              <wp:simplePos x="0" y="0"/>
              <wp:positionH relativeFrom="column">
                <wp:posOffset>-26035</wp:posOffset>
              </wp:positionH>
              <wp:positionV relativeFrom="paragraph">
                <wp:posOffset>-76835</wp:posOffset>
              </wp:positionV>
              <wp:extent cx="5524500" cy="1270"/>
              <wp:effectExtent l="12065" t="18415" r="16510" b="18415"/>
              <wp:wrapNone/>
              <wp:docPr id="89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24500" cy="127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C0504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6se="http://schemas.microsoft.com/office/word/2015/wordml/symex">
          <w:pict>
            <v:shape w14:anchorId="4D274B7F" id="Straight Connector 2" o:spid="_x0000_s1026" type="#_x0000_t32" style="position:absolute;left:0;text-align:left;margin-left:-2.05pt;margin-top:-6.05pt;width:435pt;height:.1pt;z-index:25146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" strokecolor="#c0504d" strokeweight="1.5pt"/>
          </w:pict>
        </mc:Fallback>
      </mc:AlternateContent>
    </w:r>
    <w:r w:rsidRPr="00132862">
      <w:rPr>
        <w:rFonts w:ascii="宋体" w:hAnsi="宋体"/>
        <w:bCs/>
        <w:noProof/>
        <w:sz w:val="13"/>
      </w:rPr>
      <mc:AlternateContent>
        <mc:Choice Requires="wps">
          <w:drawing>
            <wp:anchor distT="0" distB="0" distL="114300" distR="114300" simplePos="0" relativeHeight="251850752" behindDoc="0" locked="0" layoutInCell="1" allowOverlap="1" wp14:anchorId="16654C78" wp14:editId="47334945">
              <wp:simplePos x="0" y="0"/>
              <wp:positionH relativeFrom="column">
                <wp:posOffset>5565140</wp:posOffset>
              </wp:positionH>
              <wp:positionV relativeFrom="paragraph">
                <wp:posOffset>-76835</wp:posOffset>
              </wp:positionV>
              <wp:extent cx="276225" cy="200025"/>
              <wp:effectExtent l="12065" t="18415" r="16510" b="10160"/>
              <wp:wrapNone/>
              <wp:docPr id="88" name="Straight Connector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76225" cy="20002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C0504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6se="http://schemas.microsoft.com/office/word/2015/wordml/symex">
          <w:pict>
            <v:shape w14:anchorId="5B86917F" id="Straight Connector 5" o:spid="_x0000_s1026" type="#_x0000_t32" style="position:absolute;left:0;text-align:left;margin-left:438.2pt;margin-top:-6.05pt;width:21.75pt;height:15.7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" strokecolor="#c0504d" strokeweight="1.5pt"/>
          </w:pict>
        </mc:Fallback>
      </mc:AlternateContent>
    </w:r>
    <w:r w:rsidRPr="00132862">
      <w:rPr>
        <w:rFonts w:ascii="宋体" w:hAnsi="宋体" w:hint="eastAsia"/>
        <w:bCs/>
        <w:sz w:val="13"/>
      </w:rPr>
      <w:t>网络架构和软件部</w:t>
    </w:r>
  </w:p>
  <w:p w14:paraId="376B30CB" w14:textId="67C184AC" w:rsidR="004A6DED" w:rsidRDefault="004A6DED">
    <w:pPr>
      <w:pStyle w:val="a4"/>
      <w:wordWrap w:val="0"/>
      <w:ind w:right="-2"/>
      <w:jc w:val="right"/>
      <w:rPr>
        <w:rFonts w:ascii="宋体" w:hAnsi="宋体"/>
      </w:rPr>
    </w:pPr>
    <w:r>
      <w:rPr>
        <w:rFonts w:ascii="宋体" w:hAnsi="宋体" w:hint="eastAsia"/>
        <w:kern w:val="0"/>
        <w:sz w:val="13"/>
        <w:szCs w:val="21"/>
      </w:rPr>
      <w:t xml:space="preserve">第 </w:t>
    </w:r>
    <w:r>
      <w:rPr>
        <w:rFonts w:ascii="宋体" w:hAnsi="宋体" w:hint="eastAsia"/>
        <w:kern w:val="0"/>
        <w:sz w:val="13"/>
        <w:szCs w:val="21"/>
      </w:rPr>
      <w:fldChar w:fldCharType="begin"/>
    </w:r>
    <w:r>
      <w:rPr>
        <w:rFonts w:ascii="宋体" w:hAnsi="宋体" w:hint="eastAsia"/>
        <w:kern w:val="0"/>
        <w:sz w:val="13"/>
        <w:szCs w:val="21"/>
      </w:rPr>
      <w:instrText xml:space="preserve"> PAGE </w:instrText>
    </w:r>
    <w:r>
      <w:rPr>
        <w:rFonts w:ascii="宋体" w:hAnsi="宋体" w:hint="eastAsia"/>
        <w:kern w:val="0"/>
        <w:sz w:val="13"/>
        <w:szCs w:val="21"/>
      </w:rPr>
      <w:fldChar w:fldCharType="separate"/>
    </w:r>
    <w:r w:rsidR="00556D94">
      <w:rPr>
        <w:rFonts w:ascii="宋体" w:hAnsi="宋体"/>
        <w:noProof/>
        <w:kern w:val="0"/>
        <w:sz w:val="13"/>
        <w:szCs w:val="21"/>
      </w:rPr>
      <w:t>15</w:t>
    </w:r>
    <w:r>
      <w:rPr>
        <w:rFonts w:ascii="宋体" w:hAnsi="宋体" w:hint="eastAsia"/>
        <w:kern w:val="0"/>
        <w:sz w:val="13"/>
        <w:szCs w:val="21"/>
      </w:rPr>
      <w:fldChar w:fldCharType="end"/>
    </w:r>
    <w:r>
      <w:rPr>
        <w:rFonts w:ascii="宋体" w:hAnsi="宋体" w:hint="eastAsia"/>
        <w:kern w:val="0"/>
        <w:sz w:val="13"/>
        <w:szCs w:val="21"/>
      </w:rPr>
      <w:t xml:space="preserve"> 页 共 </w:t>
    </w:r>
    <w:r>
      <w:rPr>
        <w:rFonts w:ascii="宋体" w:hAnsi="宋体" w:hint="eastAsia"/>
        <w:kern w:val="0"/>
        <w:sz w:val="13"/>
        <w:szCs w:val="21"/>
      </w:rPr>
      <w:fldChar w:fldCharType="begin"/>
    </w:r>
    <w:r>
      <w:rPr>
        <w:rFonts w:ascii="宋体" w:hAnsi="宋体" w:hint="eastAsia"/>
        <w:kern w:val="0"/>
        <w:sz w:val="13"/>
        <w:szCs w:val="21"/>
      </w:rPr>
      <w:instrText xml:space="preserve"> NUMPAGES </w:instrText>
    </w:r>
    <w:r>
      <w:rPr>
        <w:rFonts w:ascii="宋体" w:hAnsi="宋体" w:hint="eastAsia"/>
        <w:kern w:val="0"/>
        <w:sz w:val="13"/>
        <w:szCs w:val="21"/>
      </w:rPr>
      <w:fldChar w:fldCharType="separate"/>
    </w:r>
    <w:r w:rsidR="00556D94">
      <w:rPr>
        <w:rFonts w:ascii="宋体" w:hAnsi="宋体"/>
        <w:noProof/>
        <w:kern w:val="0"/>
        <w:sz w:val="13"/>
        <w:szCs w:val="21"/>
      </w:rPr>
      <w:t>15</w:t>
    </w:r>
    <w:r>
      <w:rPr>
        <w:rFonts w:ascii="宋体" w:hAnsi="宋体" w:hint="eastAsia"/>
        <w:kern w:val="0"/>
        <w:sz w:val="13"/>
        <w:szCs w:val="21"/>
      </w:rPr>
      <w:fldChar w:fldCharType="end"/>
    </w:r>
    <w:r>
      <w:rPr>
        <w:rFonts w:ascii="宋体" w:hAnsi="宋体" w:hint="eastAsia"/>
        <w:kern w:val="0"/>
        <w:sz w:val="13"/>
        <w:szCs w:val="21"/>
      </w:rPr>
      <w:t xml:space="preserve"> 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F27F13" w14:textId="77777777" w:rsidR="008B7DC0" w:rsidRDefault="008B7DC0" w:rsidP="00741CF3">
      <w:r>
        <w:separator/>
      </w:r>
    </w:p>
  </w:footnote>
  <w:footnote w:type="continuationSeparator" w:id="0">
    <w:p w14:paraId="3E6DF25A" w14:textId="77777777" w:rsidR="008B7DC0" w:rsidRDefault="008B7DC0" w:rsidP="00741CF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A24B7B" w14:textId="77777777" w:rsidR="004A6DED" w:rsidRDefault="004A6DED">
    <w:pPr>
      <w:pStyle w:val="a5"/>
      <w:pBdr>
        <w:bottom w:val="single" w:sz="6" w:space="0" w:color="auto"/>
      </w:pBdr>
      <w:tabs>
        <w:tab w:val="clear" w:pos="4153"/>
        <w:tab w:val="clear" w:pos="8306"/>
        <w:tab w:val="left" w:pos="1845"/>
      </w:tabs>
      <w:jc w:val="both"/>
      <w:rPr>
        <w:rFonts w:ascii="微软雅黑" w:eastAsia="微软雅黑" w:hAnsi="微软雅黑"/>
        <w:sz w:val="22"/>
        <w:szCs w:val="24"/>
      </w:rPr>
    </w:pPr>
    <w:r>
      <w:rPr>
        <w:rFonts w:ascii="微软雅黑" w:eastAsia="微软雅黑" w:hAnsi="微软雅黑" w:hint="eastAsia"/>
        <w:noProof/>
        <w:sz w:val="22"/>
        <w:szCs w:val="24"/>
      </w:rPr>
      <w:drawing>
        <wp:anchor distT="0" distB="0" distL="114300" distR="114300" simplePos="0" relativeHeight="251665408" behindDoc="0" locked="0" layoutInCell="1" allowOverlap="1" wp14:anchorId="6C5057D1" wp14:editId="6145EEA0">
          <wp:simplePos x="0" y="0"/>
          <wp:positionH relativeFrom="column">
            <wp:posOffset>4645660</wp:posOffset>
          </wp:positionH>
          <wp:positionV relativeFrom="paragraph">
            <wp:posOffset>13335</wp:posOffset>
          </wp:positionV>
          <wp:extent cx="2021840" cy="457200"/>
          <wp:effectExtent l="19050" t="0" r="0" b="0"/>
          <wp:wrapSquare wrapText="bothSides"/>
          <wp:docPr id="3" name="图片 2" descr="精彩无限横版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精彩无限横版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21840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微软雅黑" w:eastAsia="微软雅黑" w:hAnsi="微软雅黑" w:hint="eastAsia"/>
        <w:sz w:val="22"/>
        <w:szCs w:val="24"/>
      </w:rPr>
      <w:t>密级：核心商密□  普通商密■  内部资料□</w:t>
    </w:r>
  </w:p>
  <w:p w14:paraId="5E368174" w14:textId="77777777" w:rsidR="004A6DED" w:rsidRDefault="004A6DED">
    <w:pPr>
      <w:pStyle w:val="a5"/>
      <w:pBdr>
        <w:bottom w:val="single" w:sz="6" w:space="0" w:color="auto"/>
      </w:pBdr>
      <w:tabs>
        <w:tab w:val="clear" w:pos="4153"/>
        <w:tab w:val="clear" w:pos="8306"/>
        <w:tab w:val="left" w:pos="1845"/>
      </w:tabs>
      <w:jc w:val="both"/>
      <w:rPr>
        <w:rFonts w:ascii="微软雅黑" w:eastAsia="微软雅黑" w:hAnsi="微软雅黑"/>
        <w:sz w:val="22"/>
        <w:szCs w:val="24"/>
        <w:u w:val="single"/>
      </w:rPr>
    </w:pPr>
    <w:r>
      <w:rPr>
        <w:rFonts w:ascii="微软雅黑" w:eastAsia="微软雅黑" w:hAnsi="微软雅黑"/>
        <w:noProof/>
        <w:sz w:val="22"/>
        <w:szCs w:val="24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2E05A26" wp14:editId="03EF3E79">
              <wp:simplePos x="0" y="0"/>
              <wp:positionH relativeFrom="column">
                <wp:posOffset>0</wp:posOffset>
              </wp:positionH>
              <wp:positionV relativeFrom="paragraph">
                <wp:posOffset>250190</wp:posOffset>
              </wp:positionV>
              <wp:extent cx="6553200" cy="635"/>
              <wp:effectExtent l="9525" t="12065" r="9525" b="15875"/>
              <wp:wrapNone/>
              <wp:docPr id="92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53200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C0504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6se="http://schemas.microsoft.com/office/word/2015/wordml/symex">
          <w:pict>
            <v:shapetype w14:anchorId="64B7715D" id="_x0000_t32" coordsize="21600,21600" o:spt="32" o:oned="t" path="m,l21600,21600e" filled="f">
              <v:path arrowok="t" fillok="f" o:connecttype="none"/>
              <o:lock v:ext="edit" shapetype="t"/>
            </v:shapetype>
            <v:shape id="Straight Connector 1" o:spid="_x0000_s1026" type="#_x0000_t32" style="position:absolute;left:0;text-align:left;margin-left:0;margin-top:19.7pt;width:516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" strokecolor="#c0504d" strokeweight="1.5pt"/>
          </w:pict>
        </mc:Fallback>
      </mc:AlternateContent>
    </w:r>
    <w:r>
      <w:rPr>
        <w:rFonts w:ascii="微软雅黑" w:eastAsia="微软雅黑" w:hAnsi="微软雅黑" w:hint="eastAsia"/>
        <w:sz w:val="22"/>
        <w:szCs w:val="24"/>
      </w:rPr>
      <w:t>发放范围：车身控制系统科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F7369"/>
    <w:multiLevelType w:val="hybridMultilevel"/>
    <w:tmpl w:val="7214F8CA"/>
    <w:lvl w:ilvl="0" w:tplc="9C02674C">
      <w:start w:val="1"/>
      <w:numFmt w:val="decimal"/>
      <w:lvlText w:val="%1、"/>
      <w:lvlJc w:val="left"/>
      <w:pPr>
        <w:ind w:left="720" w:hanging="360"/>
      </w:pPr>
      <w:rPr>
        <w:rFonts w:asciiTheme="minorEastAsia" w:eastAsiaTheme="minorEastAsia" w:hAnsiTheme="minorEastAsia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5106F38"/>
    <w:multiLevelType w:val="hybridMultilevel"/>
    <w:tmpl w:val="6546C9E6"/>
    <w:lvl w:ilvl="0" w:tplc="9C02674C">
      <w:start w:val="1"/>
      <w:numFmt w:val="decimal"/>
      <w:lvlText w:val="%1、"/>
      <w:lvlJc w:val="left"/>
      <w:pPr>
        <w:ind w:left="720" w:hanging="360"/>
      </w:pPr>
      <w:rPr>
        <w:rFonts w:asciiTheme="minorEastAsia" w:eastAsiaTheme="minorEastAsia" w:hAnsiTheme="minorEastAsia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6BB7146"/>
    <w:multiLevelType w:val="hybridMultilevel"/>
    <w:tmpl w:val="65E6A3B0"/>
    <w:lvl w:ilvl="0" w:tplc="E572FC40">
      <w:start w:val="1"/>
      <w:numFmt w:val="decimal"/>
      <w:lvlText w:val="%1、"/>
      <w:lvlJc w:val="left"/>
      <w:pPr>
        <w:ind w:left="782" w:hanging="360"/>
      </w:pPr>
      <w:rPr>
        <w:rFonts w:asciiTheme="minorEastAsia" w:eastAsiaTheme="minorEastAsia" w:hAnsiTheme="minorEastAsia" w:cs="Times New Roman"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3">
    <w:nsid w:val="07736D20"/>
    <w:multiLevelType w:val="hybridMultilevel"/>
    <w:tmpl w:val="6546C9E6"/>
    <w:lvl w:ilvl="0" w:tplc="9C02674C">
      <w:start w:val="1"/>
      <w:numFmt w:val="decimal"/>
      <w:lvlText w:val="%1、"/>
      <w:lvlJc w:val="left"/>
      <w:pPr>
        <w:ind w:left="720" w:hanging="360"/>
      </w:pPr>
      <w:rPr>
        <w:rFonts w:asciiTheme="minorEastAsia" w:eastAsiaTheme="minorEastAsia" w:hAnsiTheme="minorEastAsia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0B1E27D8"/>
    <w:multiLevelType w:val="hybridMultilevel"/>
    <w:tmpl w:val="2B78F65A"/>
    <w:lvl w:ilvl="0" w:tplc="9C02674C">
      <w:start w:val="1"/>
      <w:numFmt w:val="decimal"/>
      <w:lvlText w:val="%1、"/>
      <w:lvlJc w:val="left"/>
      <w:pPr>
        <w:ind w:left="720" w:hanging="360"/>
      </w:pPr>
      <w:rPr>
        <w:rFonts w:asciiTheme="minorEastAsia" w:eastAsiaTheme="minorEastAsia" w:hAnsiTheme="minorEastAsia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13043F6B"/>
    <w:multiLevelType w:val="hybridMultilevel"/>
    <w:tmpl w:val="7214F8CA"/>
    <w:lvl w:ilvl="0" w:tplc="9C02674C">
      <w:start w:val="1"/>
      <w:numFmt w:val="decimal"/>
      <w:lvlText w:val="%1、"/>
      <w:lvlJc w:val="left"/>
      <w:pPr>
        <w:ind w:left="720" w:hanging="360"/>
      </w:pPr>
      <w:rPr>
        <w:rFonts w:asciiTheme="minorEastAsia" w:eastAsiaTheme="minorEastAsia" w:hAnsiTheme="minorEastAsia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13E43B2C"/>
    <w:multiLevelType w:val="hybridMultilevel"/>
    <w:tmpl w:val="6546C9E6"/>
    <w:lvl w:ilvl="0" w:tplc="9C02674C">
      <w:start w:val="1"/>
      <w:numFmt w:val="decimal"/>
      <w:lvlText w:val="%1、"/>
      <w:lvlJc w:val="left"/>
      <w:pPr>
        <w:ind w:left="720" w:hanging="360"/>
      </w:pPr>
      <w:rPr>
        <w:rFonts w:asciiTheme="minorEastAsia" w:eastAsiaTheme="minorEastAsia" w:hAnsiTheme="minorEastAsia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19557BE5"/>
    <w:multiLevelType w:val="hybridMultilevel"/>
    <w:tmpl w:val="2B78F65A"/>
    <w:lvl w:ilvl="0" w:tplc="9C02674C">
      <w:start w:val="1"/>
      <w:numFmt w:val="decimal"/>
      <w:lvlText w:val="%1、"/>
      <w:lvlJc w:val="left"/>
      <w:pPr>
        <w:ind w:left="720" w:hanging="360"/>
      </w:pPr>
      <w:rPr>
        <w:rFonts w:asciiTheme="minorEastAsia" w:eastAsiaTheme="minorEastAsia" w:hAnsiTheme="minorEastAsia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1CA92E79"/>
    <w:multiLevelType w:val="hybridMultilevel"/>
    <w:tmpl w:val="1DE2E24A"/>
    <w:lvl w:ilvl="0" w:tplc="F6FA87B8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DE74F50"/>
    <w:multiLevelType w:val="hybridMultilevel"/>
    <w:tmpl w:val="6546C9E6"/>
    <w:lvl w:ilvl="0" w:tplc="9C02674C">
      <w:start w:val="1"/>
      <w:numFmt w:val="decimal"/>
      <w:lvlText w:val="%1、"/>
      <w:lvlJc w:val="left"/>
      <w:pPr>
        <w:ind w:left="720" w:hanging="360"/>
      </w:pPr>
      <w:rPr>
        <w:rFonts w:asciiTheme="minorEastAsia" w:eastAsiaTheme="minorEastAsia" w:hAnsiTheme="minorEastAsia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1F59591C"/>
    <w:multiLevelType w:val="hybridMultilevel"/>
    <w:tmpl w:val="A4DAAFB0"/>
    <w:lvl w:ilvl="0" w:tplc="DB201C0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1085C4B"/>
    <w:multiLevelType w:val="hybridMultilevel"/>
    <w:tmpl w:val="3C0E7862"/>
    <w:lvl w:ilvl="0" w:tplc="37F050C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1102164"/>
    <w:multiLevelType w:val="hybridMultilevel"/>
    <w:tmpl w:val="65E6A3B0"/>
    <w:lvl w:ilvl="0" w:tplc="E572FC40">
      <w:start w:val="1"/>
      <w:numFmt w:val="decimal"/>
      <w:lvlText w:val="%1、"/>
      <w:lvlJc w:val="left"/>
      <w:pPr>
        <w:ind w:left="785" w:hanging="360"/>
      </w:pPr>
      <w:rPr>
        <w:rFonts w:asciiTheme="minorEastAsia" w:eastAsiaTheme="minorEastAsia" w:hAnsiTheme="minorEastAsia" w:cs="Times New Roman"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3">
    <w:nsid w:val="253F2D76"/>
    <w:multiLevelType w:val="hybridMultilevel"/>
    <w:tmpl w:val="6546C9E6"/>
    <w:lvl w:ilvl="0" w:tplc="9C02674C">
      <w:start w:val="1"/>
      <w:numFmt w:val="decimal"/>
      <w:lvlText w:val="%1、"/>
      <w:lvlJc w:val="left"/>
      <w:pPr>
        <w:ind w:left="720" w:hanging="360"/>
      </w:pPr>
      <w:rPr>
        <w:rFonts w:asciiTheme="minorEastAsia" w:eastAsiaTheme="minorEastAsia" w:hAnsiTheme="minorEastAsia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>
    <w:nsid w:val="25630FE6"/>
    <w:multiLevelType w:val="hybridMultilevel"/>
    <w:tmpl w:val="6546C9E6"/>
    <w:lvl w:ilvl="0" w:tplc="9C02674C">
      <w:start w:val="1"/>
      <w:numFmt w:val="decimal"/>
      <w:lvlText w:val="%1、"/>
      <w:lvlJc w:val="left"/>
      <w:pPr>
        <w:ind w:left="720" w:hanging="360"/>
      </w:pPr>
      <w:rPr>
        <w:rFonts w:asciiTheme="minorEastAsia" w:eastAsiaTheme="minorEastAsia" w:hAnsiTheme="minorEastAsia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2903027F"/>
    <w:multiLevelType w:val="hybridMultilevel"/>
    <w:tmpl w:val="6546C9E6"/>
    <w:lvl w:ilvl="0" w:tplc="9C02674C">
      <w:start w:val="1"/>
      <w:numFmt w:val="decimal"/>
      <w:lvlText w:val="%1、"/>
      <w:lvlJc w:val="left"/>
      <w:pPr>
        <w:ind w:left="720" w:hanging="360"/>
      </w:pPr>
      <w:rPr>
        <w:rFonts w:asciiTheme="minorEastAsia" w:eastAsiaTheme="minorEastAsia" w:hAnsiTheme="minorEastAsia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>
    <w:nsid w:val="2C613926"/>
    <w:multiLevelType w:val="hybridMultilevel"/>
    <w:tmpl w:val="6546C9E6"/>
    <w:lvl w:ilvl="0" w:tplc="9C02674C">
      <w:start w:val="1"/>
      <w:numFmt w:val="decimal"/>
      <w:lvlText w:val="%1、"/>
      <w:lvlJc w:val="left"/>
      <w:pPr>
        <w:ind w:left="720" w:hanging="360"/>
      </w:pPr>
      <w:rPr>
        <w:rFonts w:asciiTheme="minorEastAsia" w:eastAsiaTheme="minorEastAsia" w:hAnsiTheme="minorEastAsia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>
    <w:nsid w:val="2E261F8A"/>
    <w:multiLevelType w:val="hybridMultilevel"/>
    <w:tmpl w:val="6546C9E6"/>
    <w:lvl w:ilvl="0" w:tplc="9C02674C">
      <w:start w:val="1"/>
      <w:numFmt w:val="decimal"/>
      <w:lvlText w:val="%1、"/>
      <w:lvlJc w:val="left"/>
      <w:pPr>
        <w:ind w:left="720" w:hanging="360"/>
      </w:pPr>
      <w:rPr>
        <w:rFonts w:asciiTheme="minorEastAsia" w:eastAsiaTheme="minorEastAsia" w:hAnsiTheme="minorEastAsia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>
    <w:nsid w:val="3088087F"/>
    <w:multiLevelType w:val="hybridMultilevel"/>
    <w:tmpl w:val="7F06A262"/>
    <w:lvl w:ilvl="0" w:tplc="301AB854">
      <w:start w:val="2"/>
      <w:numFmt w:val="decimal"/>
      <w:lvlText w:val="%1、"/>
      <w:lvlJc w:val="left"/>
      <w:pPr>
        <w:ind w:left="785" w:hanging="360"/>
      </w:pPr>
      <w:rPr>
        <w:rFonts w:cs="Times New Roman" w:hint="default"/>
        <w:color w:val="00000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19">
    <w:nsid w:val="323B47BD"/>
    <w:multiLevelType w:val="hybridMultilevel"/>
    <w:tmpl w:val="DB34F6D4"/>
    <w:lvl w:ilvl="0" w:tplc="6F92CF5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3C953B2"/>
    <w:multiLevelType w:val="hybridMultilevel"/>
    <w:tmpl w:val="3C502A70"/>
    <w:lvl w:ilvl="0" w:tplc="78EA4D1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34E90F9E"/>
    <w:multiLevelType w:val="hybridMultilevel"/>
    <w:tmpl w:val="5A0601A8"/>
    <w:lvl w:ilvl="0" w:tplc="3006CD9C">
      <w:start w:val="1"/>
      <w:numFmt w:val="decimal"/>
      <w:lvlText w:val="%1、"/>
      <w:lvlJc w:val="left"/>
      <w:pPr>
        <w:ind w:left="78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353A2823"/>
    <w:multiLevelType w:val="singleLevel"/>
    <w:tmpl w:val="F46C3B76"/>
    <w:lvl w:ilvl="0">
      <w:start w:val="1"/>
      <w:numFmt w:val="lowerLetter"/>
      <w:lvlText w:val="%1."/>
      <w:lvlJc w:val="left"/>
      <w:pPr>
        <w:ind w:left="850" w:hanging="425"/>
      </w:pPr>
      <w:rPr>
        <w:rFonts w:hint="default"/>
      </w:rPr>
    </w:lvl>
  </w:abstractNum>
  <w:abstractNum w:abstractNumId="23">
    <w:nsid w:val="35634E16"/>
    <w:multiLevelType w:val="hybridMultilevel"/>
    <w:tmpl w:val="65E6A3B0"/>
    <w:lvl w:ilvl="0" w:tplc="E572FC40">
      <w:start w:val="1"/>
      <w:numFmt w:val="decimal"/>
      <w:lvlText w:val="%1、"/>
      <w:lvlJc w:val="left"/>
      <w:pPr>
        <w:ind w:left="782" w:hanging="360"/>
      </w:pPr>
      <w:rPr>
        <w:rFonts w:asciiTheme="minorEastAsia" w:eastAsiaTheme="minorEastAsia" w:hAnsiTheme="minorEastAsia" w:cs="Times New Roman"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24">
    <w:nsid w:val="357462F2"/>
    <w:multiLevelType w:val="hybridMultilevel"/>
    <w:tmpl w:val="E2B6F69C"/>
    <w:lvl w:ilvl="0" w:tplc="788C1D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8F54289"/>
    <w:multiLevelType w:val="hybridMultilevel"/>
    <w:tmpl w:val="2B78F65A"/>
    <w:lvl w:ilvl="0" w:tplc="9C02674C">
      <w:start w:val="1"/>
      <w:numFmt w:val="decimal"/>
      <w:lvlText w:val="%1、"/>
      <w:lvlJc w:val="left"/>
      <w:pPr>
        <w:ind w:left="780" w:hanging="360"/>
      </w:pPr>
      <w:rPr>
        <w:rFonts w:asciiTheme="minorEastAsia" w:eastAsiaTheme="minorEastAsia" w:hAnsiTheme="minorEastAsia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4A961733"/>
    <w:multiLevelType w:val="multilevel"/>
    <w:tmpl w:val="6E787310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>
    <w:nsid w:val="4F650F12"/>
    <w:multiLevelType w:val="hybridMultilevel"/>
    <w:tmpl w:val="6546C9E6"/>
    <w:lvl w:ilvl="0" w:tplc="9C02674C">
      <w:start w:val="1"/>
      <w:numFmt w:val="decimal"/>
      <w:lvlText w:val="%1、"/>
      <w:lvlJc w:val="left"/>
      <w:pPr>
        <w:ind w:left="720" w:hanging="360"/>
      </w:pPr>
      <w:rPr>
        <w:rFonts w:asciiTheme="minorEastAsia" w:eastAsiaTheme="minorEastAsia" w:hAnsiTheme="minorEastAsia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>
    <w:nsid w:val="5B8D0425"/>
    <w:multiLevelType w:val="singleLevel"/>
    <w:tmpl w:val="5B8D0425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9">
    <w:nsid w:val="63FA3814"/>
    <w:multiLevelType w:val="hybridMultilevel"/>
    <w:tmpl w:val="2B78F65A"/>
    <w:lvl w:ilvl="0" w:tplc="9C02674C">
      <w:start w:val="1"/>
      <w:numFmt w:val="decimal"/>
      <w:lvlText w:val="%1、"/>
      <w:lvlJc w:val="left"/>
      <w:pPr>
        <w:ind w:left="720" w:hanging="360"/>
      </w:pPr>
      <w:rPr>
        <w:rFonts w:asciiTheme="minorEastAsia" w:eastAsiaTheme="minorEastAsia" w:hAnsiTheme="minorEastAsia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>
    <w:nsid w:val="642E7EDC"/>
    <w:multiLevelType w:val="hybridMultilevel"/>
    <w:tmpl w:val="613A4D2A"/>
    <w:lvl w:ilvl="0" w:tplc="2A14A2BA">
      <w:start w:val="3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65275FC9"/>
    <w:multiLevelType w:val="hybridMultilevel"/>
    <w:tmpl w:val="65E6A3B0"/>
    <w:lvl w:ilvl="0" w:tplc="E572FC40">
      <w:start w:val="1"/>
      <w:numFmt w:val="decimal"/>
      <w:lvlText w:val="%1、"/>
      <w:lvlJc w:val="left"/>
      <w:pPr>
        <w:ind w:left="785" w:hanging="360"/>
      </w:pPr>
      <w:rPr>
        <w:rFonts w:asciiTheme="minorEastAsia" w:eastAsiaTheme="minorEastAsia" w:hAnsiTheme="minorEastAsia" w:cs="Times New Roman"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2">
    <w:nsid w:val="6BCC41DD"/>
    <w:multiLevelType w:val="hybridMultilevel"/>
    <w:tmpl w:val="6546C9E6"/>
    <w:lvl w:ilvl="0" w:tplc="9C02674C">
      <w:start w:val="1"/>
      <w:numFmt w:val="decimal"/>
      <w:lvlText w:val="%1、"/>
      <w:lvlJc w:val="left"/>
      <w:pPr>
        <w:ind w:left="720" w:hanging="360"/>
      </w:pPr>
      <w:rPr>
        <w:rFonts w:asciiTheme="minorEastAsia" w:eastAsiaTheme="minorEastAsia" w:hAnsiTheme="minorEastAsia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3">
    <w:nsid w:val="6D1E55A5"/>
    <w:multiLevelType w:val="hybridMultilevel"/>
    <w:tmpl w:val="36B2CCA2"/>
    <w:lvl w:ilvl="0" w:tplc="7FDA3ACC">
      <w:start w:val="2"/>
      <w:numFmt w:val="decimal"/>
      <w:lvlText w:val="%1、"/>
      <w:lvlJc w:val="left"/>
      <w:pPr>
        <w:ind w:left="643" w:hanging="360"/>
      </w:pPr>
      <w:rPr>
        <w:rFonts w:cs="Times New Roman"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6F98697B"/>
    <w:multiLevelType w:val="hybridMultilevel"/>
    <w:tmpl w:val="106A1DD4"/>
    <w:lvl w:ilvl="0" w:tplc="D98EA89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74CC07F4"/>
    <w:multiLevelType w:val="hybridMultilevel"/>
    <w:tmpl w:val="7214F8CA"/>
    <w:lvl w:ilvl="0" w:tplc="9C02674C">
      <w:start w:val="1"/>
      <w:numFmt w:val="decimal"/>
      <w:lvlText w:val="%1、"/>
      <w:lvlJc w:val="left"/>
      <w:pPr>
        <w:ind w:left="720" w:hanging="360"/>
      </w:pPr>
      <w:rPr>
        <w:rFonts w:asciiTheme="minorEastAsia" w:eastAsiaTheme="minorEastAsia" w:hAnsiTheme="minorEastAsia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6">
    <w:nsid w:val="76DD4BB8"/>
    <w:multiLevelType w:val="hybridMultilevel"/>
    <w:tmpl w:val="65E6A3B0"/>
    <w:lvl w:ilvl="0" w:tplc="E572FC40">
      <w:start w:val="1"/>
      <w:numFmt w:val="decimal"/>
      <w:lvlText w:val="%1、"/>
      <w:lvlJc w:val="left"/>
      <w:pPr>
        <w:ind w:left="785" w:hanging="360"/>
      </w:pPr>
      <w:rPr>
        <w:rFonts w:asciiTheme="minorEastAsia" w:eastAsiaTheme="minorEastAsia" w:hAnsiTheme="minorEastAsia" w:cs="Times New Roman"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7">
    <w:nsid w:val="79B4390A"/>
    <w:multiLevelType w:val="hybridMultilevel"/>
    <w:tmpl w:val="6546C9E6"/>
    <w:lvl w:ilvl="0" w:tplc="9C02674C">
      <w:start w:val="1"/>
      <w:numFmt w:val="decimal"/>
      <w:lvlText w:val="%1、"/>
      <w:lvlJc w:val="left"/>
      <w:pPr>
        <w:ind w:left="720" w:hanging="360"/>
      </w:pPr>
      <w:rPr>
        <w:rFonts w:asciiTheme="minorEastAsia" w:eastAsiaTheme="minorEastAsia" w:hAnsiTheme="minorEastAsia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8">
    <w:nsid w:val="7B59531A"/>
    <w:multiLevelType w:val="hybridMultilevel"/>
    <w:tmpl w:val="4E384638"/>
    <w:lvl w:ilvl="0" w:tplc="120E03F0">
      <w:start w:val="1"/>
      <w:numFmt w:val="decimal"/>
      <w:lvlText w:val="%1、"/>
      <w:lvlJc w:val="left"/>
      <w:pPr>
        <w:ind w:left="78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7B960611"/>
    <w:multiLevelType w:val="hybridMultilevel"/>
    <w:tmpl w:val="3AC630D8"/>
    <w:lvl w:ilvl="0" w:tplc="7BAE60FC">
      <w:start w:val="1"/>
      <w:numFmt w:val="decimal"/>
      <w:lvlText w:val="%1、"/>
      <w:lvlJc w:val="left"/>
      <w:pPr>
        <w:ind w:left="78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33"/>
  </w:num>
  <w:num w:numId="3">
    <w:abstractNumId w:val="30"/>
  </w:num>
  <w:num w:numId="4">
    <w:abstractNumId w:val="36"/>
  </w:num>
  <w:num w:numId="5">
    <w:abstractNumId w:val="18"/>
  </w:num>
  <w:num w:numId="6">
    <w:abstractNumId w:val="39"/>
  </w:num>
  <w:num w:numId="7">
    <w:abstractNumId w:val="21"/>
  </w:num>
  <w:num w:numId="8">
    <w:abstractNumId w:val="28"/>
  </w:num>
  <w:num w:numId="9">
    <w:abstractNumId w:val="26"/>
  </w:num>
  <w:num w:numId="10">
    <w:abstractNumId w:val="37"/>
  </w:num>
  <w:num w:numId="11">
    <w:abstractNumId w:val="14"/>
  </w:num>
  <w:num w:numId="12">
    <w:abstractNumId w:val="17"/>
  </w:num>
  <w:num w:numId="13">
    <w:abstractNumId w:val="6"/>
  </w:num>
  <w:num w:numId="14">
    <w:abstractNumId w:val="9"/>
  </w:num>
  <w:num w:numId="15">
    <w:abstractNumId w:val="29"/>
  </w:num>
  <w:num w:numId="16">
    <w:abstractNumId w:val="7"/>
  </w:num>
  <w:num w:numId="17">
    <w:abstractNumId w:val="4"/>
  </w:num>
  <w:num w:numId="18">
    <w:abstractNumId w:val="5"/>
  </w:num>
  <w:num w:numId="19">
    <w:abstractNumId w:val="0"/>
  </w:num>
  <w:num w:numId="20">
    <w:abstractNumId w:val="25"/>
  </w:num>
  <w:num w:numId="21">
    <w:abstractNumId w:val="35"/>
  </w:num>
  <w:num w:numId="22">
    <w:abstractNumId w:val="27"/>
  </w:num>
  <w:num w:numId="23">
    <w:abstractNumId w:val="11"/>
  </w:num>
  <w:num w:numId="24">
    <w:abstractNumId w:val="1"/>
  </w:num>
  <w:num w:numId="25">
    <w:abstractNumId w:val="15"/>
  </w:num>
  <w:num w:numId="26">
    <w:abstractNumId w:val="13"/>
  </w:num>
  <w:num w:numId="27">
    <w:abstractNumId w:val="19"/>
  </w:num>
  <w:num w:numId="28">
    <w:abstractNumId w:val="32"/>
  </w:num>
  <w:num w:numId="29">
    <w:abstractNumId w:val="3"/>
  </w:num>
  <w:num w:numId="30">
    <w:abstractNumId w:val="16"/>
  </w:num>
  <w:num w:numId="31">
    <w:abstractNumId w:val="22"/>
  </w:num>
  <w:num w:numId="32">
    <w:abstractNumId w:val="20"/>
  </w:num>
  <w:num w:numId="33">
    <w:abstractNumId w:val="2"/>
  </w:num>
  <w:num w:numId="34">
    <w:abstractNumId w:val="23"/>
  </w:num>
  <w:num w:numId="35">
    <w:abstractNumId w:val="12"/>
  </w:num>
  <w:num w:numId="36">
    <w:abstractNumId w:val="10"/>
  </w:num>
  <w:num w:numId="37">
    <w:abstractNumId w:val="31"/>
  </w:num>
  <w:num w:numId="38">
    <w:abstractNumId w:val="38"/>
  </w:num>
  <w:num w:numId="39">
    <w:abstractNumId w:val="24"/>
  </w:num>
  <w:num w:numId="40">
    <w:abstractNumId w:val="34"/>
  </w:num>
  <w:numIdMacAtCleanup w:val="21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胡群 Qun Hu  (研发总院 AERI)">
    <w15:presenceInfo w15:providerId="AD" w15:userId="S-1-5-21-3551924718-1855356251-3762654088-26477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trackRevision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485"/>
    <w:rsid w:val="0000200D"/>
    <w:rsid w:val="000042DA"/>
    <w:rsid w:val="00004C9C"/>
    <w:rsid w:val="00006073"/>
    <w:rsid w:val="00014574"/>
    <w:rsid w:val="00017DB9"/>
    <w:rsid w:val="000256C5"/>
    <w:rsid w:val="0002762E"/>
    <w:rsid w:val="00036694"/>
    <w:rsid w:val="00037D4B"/>
    <w:rsid w:val="00042E6C"/>
    <w:rsid w:val="000434A2"/>
    <w:rsid w:val="0004504B"/>
    <w:rsid w:val="000450D7"/>
    <w:rsid w:val="0004532A"/>
    <w:rsid w:val="00046583"/>
    <w:rsid w:val="00050AD2"/>
    <w:rsid w:val="00057151"/>
    <w:rsid w:val="00057247"/>
    <w:rsid w:val="00057D07"/>
    <w:rsid w:val="00061728"/>
    <w:rsid w:val="00065095"/>
    <w:rsid w:val="00072DE7"/>
    <w:rsid w:val="00073BA8"/>
    <w:rsid w:val="00077ABB"/>
    <w:rsid w:val="00082489"/>
    <w:rsid w:val="000858FB"/>
    <w:rsid w:val="00085B33"/>
    <w:rsid w:val="00090342"/>
    <w:rsid w:val="00090953"/>
    <w:rsid w:val="00091FA1"/>
    <w:rsid w:val="00093EEC"/>
    <w:rsid w:val="000945DC"/>
    <w:rsid w:val="000A35A3"/>
    <w:rsid w:val="000A5D53"/>
    <w:rsid w:val="000B0F46"/>
    <w:rsid w:val="000B4898"/>
    <w:rsid w:val="000C2926"/>
    <w:rsid w:val="000C2A51"/>
    <w:rsid w:val="000C3966"/>
    <w:rsid w:val="000C3BF2"/>
    <w:rsid w:val="000D1329"/>
    <w:rsid w:val="000D4812"/>
    <w:rsid w:val="000E2CC1"/>
    <w:rsid w:val="000E43AF"/>
    <w:rsid w:val="000E4442"/>
    <w:rsid w:val="00106701"/>
    <w:rsid w:val="00106A83"/>
    <w:rsid w:val="00111D4A"/>
    <w:rsid w:val="0011618C"/>
    <w:rsid w:val="00123C0A"/>
    <w:rsid w:val="00124E96"/>
    <w:rsid w:val="00132862"/>
    <w:rsid w:val="001336DF"/>
    <w:rsid w:val="00133BB2"/>
    <w:rsid w:val="00133C07"/>
    <w:rsid w:val="001355CE"/>
    <w:rsid w:val="0014011C"/>
    <w:rsid w:val="001413F1"/>
    <w:rsid w:val="001446FC"/>
    <w:rsid w:val="00144BF2"/>
    <w:rsid w:val="00145673"/>
    <w:rsid w:val="0014613D"/>
    <w:rsid w:val="00146FE5"/>
    <w:rsid w:val="00147ACB"/>
    <w:rsid w:val="00155B17"/>
    <w:rsid w:val="00156405"/>
    <w:rsid w:val="00157C46"/>
    <w:rsid w:val="00160D23"/>
    <w:rsid w:val="00163C4A"/>
    <w:rsid w:val="001741CF"/>
    <w:rsid w:val="00174B03"/>
    <w:rsid w:val="00175395"/>
    <w:rsid w:val="00176F25"/>
    <w:rsid w:val="00176FA9"/>
    <w:rsid w:val="00177224"/>
    <w:rsid w:val="001772C5"/>
    <w:rsid w:val="00185F78"/>
    <w:rsid w:val="00190937"/>
    <w:rsid w:val="00193E11"/>
    <w:rsid w:val="0019467A"/>
    <w:rsid w:val="00196100"/>
    <w:rsid w:val="001A0129"/>
    <w:rsid w:val="001A2990"/>
    <w:rsid w:val="001B28AE"/>
    <w:rsid w:val="001B3A3B"/>
    <w:rsid w:val="001C12EF"/>
    <w:rsid w:val="001C3CA3"/>
    <w:rsid w:val="001D3AD2"/>
    <w:rsid w:val="001D44D5"/>
    <w:rsid w:val="001D5902"/>
    <w:rsid w:val="001D6880"/>
    <w:rsid w:val="001D7901"/>
    <w:rsid w:val="001E0A75"/>
    <w:rsid w:val="001E2A52"/>
    <w:rsid w:val="001F1956"/>
    <w:rsid w:val="001F2EE0"/>
    <w:rsid w:val="001F5C5B"/>
    <w:rsid w:val="001F6509"/>
    <w:rsid w:val="00200851"/>
    <w:rsid w:val="002063C2"/>
    <w:rsid w:val="002144F7"/>
    <w:rsid w:val="00221F03"/>
    <w:rsid w:val="00224E06"/>
    <w:rsid w:val="00226A5C"/>
    <w:rsid w:val="00227B0A"/>
    <w:rsid w:val="002304F6"/>
    <w:rsid w:val="00233825"/>
    <w:rsid w:val="00233DE8"/>
    <w:rsid w:val="0024181E"/>
    <w:rsid w:val="00241F02"/>
    <w:rsid w:val="0024542C"/>
    <w:rsid w:val="00246409"/>
    <w:rsid w:val="002468DF"/>
    <w:rsid w:val="00247AA3"/>
    <w:rsid w:val="0025696B"/>
    <w:rsid w:val="00257048"/>
    <w:rsid w:val="002576F9"/>
    <w:rsid w:val="00257FBA"/>
    <w:rsid w:val="00261FE8"/>
    <w:rsid w:val="0026309B"/>
    <w:rsid w:val="0026328B"/>
    <w:rsid w:val="00263B1A"/>
    <w:rsid w:val="002640A1"/>
    <w:rsid w:val="002666A6"/>
    <w:rsid w:val="00273077"/>
    <w:rsid w:val="002740A1"/>
    <w:rsid w:val="002763E8"/>
    <w:rsid w:val="002769A9"/>
    <w:rsid w:val="002778D9"/>
    <w:rsid w:val="0028403B"/>
    <w:rsid w:val="00284207"/>
    <w:rsid w:val="002862B8"/>
    <w:rsid w:val="0028700B"/>
    <w:rsid w:val="00290D60"/>
    <w:rsid w:val="00291FE5"/>
    <w:rsid w:val="00291FF4"/>
    <w:rsid w:val="0029248F"/>
    <w:rsid w:val="00292822"/>
    <w:rsid w:val="0029305A"/>
    <w:rsid w:val="00294BC8"/>
    <w:rsid w:val="002A1863"/>
    <w:rsid w:val="002A1AA7"/>
    <w:rsid w:val="002A1B93"/>
    <w:rsid w:val="002A205B"/>
    <w:rsid w:val="002A33E5"/>
    <w:rsid w:val="002A439B"/>
    <w:rsid w:val="002A66EF"/>
    <w:rsid w:val="002B7D3C"/>
    <w:rsid w:val="002C11FE"/>
    <w:rsid w:val="002C15CF"/>
    <w:rsid w:val="002C45BD"/>
    <w:rsid w:val="002D0841"/>
    <w:rsid w:val="002D4B28"/>
    <w:rsid w:val="002D775F"/>
    <w:rsid w:val="002E1354"/>
    <w:rsid w:val="002E140D"/>
    <w:rsid w:val="002E2A27"/>
    <w:rsid w:val="002E5773"/>
    <w:rsid w:val="002E7980"/>
    <w:rsid w:val="002F0F70"/>
    <w:rsid w:val="002F5820"/>
    <w:rsid w:val="003002E3"/>
    <w:rsid w:val="003031AB"/>
    <w:rsid w:val="00305E89"/>
    <w:rsid w:val="00310287"/>
    <w:rsid w:val="0031304E"/>
    <w:rsid w:val="00314887"/>
    <w:rsid w:val="00314A84"/>
    <w:rsid w:val="00321145"/>
    <w:rsid w:val="00325BD0"/>
    <w:rsid w:val="0032740A"/>
    <w:rsid w:val="0033113E"/>
    <w:rsid w:val="00331806"/>
    <w:rsid w:val="003323DB"/>
    <w:rsid w:val="00332B79"/>
    <w:rsid w:val="00335EFF"/>
    <w:rsid w:val="00341E39"/>
    <w:rsid w:val="003450D8"/>
    <w:rsid w:val="00352F52"/>
    <w:rsid w:val="003535A2"/>
    <w:rsid w:val="003566E9"/>
    <w:rsid w:val="00357626"/>
    <w:rsid w:val="00360227"/>
    <w:rsid w:val="0036075D"/>
    <w:rsid w:val="00361CD2"/>
    <w:rsid w:val="00365119"/>
    <w:rsid w:val="00366228"/>
    <w:rsid w:val="003676B8"/>
    <w:rsid w:val="00371BBD"/>
    <w:rsid w:val="003723EC"/>
    <w:rsid w:val="003731C6"/>
    <w:rsid w:val="00377192"/>
    <w:rsid w:val="00377286"/>
    <w:rsid w:val="0038603F"/>
    <w:rsid w:val="00391974"/>
    <w:rsid w:val="003A0533"/>
    <w:rsid w:val="003A0BEA"/>
    <w:rsid w:val="003A1B76"/>
    <w:rsid w:val="003A2B6A"/>
    <w:rsid w:val="003B07C3"/>
    <w:rsid w:val="003B0A4F"/>
    <w:rsid w:val="003B1838"/>
    <w:rsid w:val="003B2732"/>
    <w:rsid w:val="003B48A5"/>
    <w:rsid w:val="003B63E4"/>
    <w:rsid w:val="003B641D"/>
    <w:rsid w:val="003B66B6"/>
    <w:rsid w:val="003B7D94"/>
    <w:rsid w:val="003C3C7C"/>
    <w:rsid w:val="003D1946"/>
    <w:rsid w:val="003D3030"/>
    <w:rsid w:val="003D358B"/>
    <w:rsid w:val="003D56C8"/>
    <w:rsid w:val="003D68D1"/>
    <w:rsid w:val="003E32A8"/>
    <w:rsid w:val="003E3381"/>
    <w:rsid w:val="003E69A5"/>
    <w:rsid w:val="003E7B0A"/>
    <w:rsid w:val="003F372E"/>
    <w:rsid w:val="003F4769"/>
    <w:rsid w:val="003F5131"/>
    <w:rsid w:val="003F598A"/>
    <w:rsid w:val="004001EF"/>
    <w:rsid w:val="00400FA8"/>
    <w:rsid w:val="00405352"/>
    <w:rsid w:val="0040726F"/>
    <w:rsid w:val="004115C1"/>
    <w:rsid w:val="004131E3"/>
    <w:rsid w:val="0041572E"/>
    <w:rsid w:val="00420724"/>
    <w:rsid w:val="00422A6C"/>
    <w:rsid w:val="0042666A"/>
    <w:rsid w:val="00431770"/>
    <w:rsid w:val="0043425B"/>
    <w:rsid w:val="00436285"/>
    <w:rsid w:val="004372C2"/>
    <w:rsid w:val="00437E8B"/>
    <w:rsid w:val="00440EAC"/>
    <w:rsid w:val="00442AA8"/>
    <w:rsid w:val="00454FFF"/>
    <w:rsid w:val="00456010"/>
    <w:rsid w:val="004604D9"/>
    <w:rsid w:val="0046278F"/>
    <w:rsid w:val="00470D23"/>
    <w:rsid w:val="004769AE"/>
    <w:rsid w:val="004836C9"/>
    <w:rsid w:val="00483CCF"/>
    <w:rsid w:val="00483F4B"/>
    <w:rsid w:val="00486555"/>
    <w:rsid w:val="0048669B"/>
    <w:rsid w:val="00490C50"/>
    <w:rsid w:val="00491194"/>
    <w:rsid w:val="004916A4"/>
    <w:rsid w:val="00491A89"/>
    <w:rsid w:val="004936D5"/>
    <w:rsid w:val="004962D9"/>
    <w:rsid w:val="00497649"/>
    <w:rsid w:val="004A042E"/>
    <w:rsid w:val="004A09F5"/>
    <w:rsid w:val="004A207F"/>
    <w:rsid w:val="004A25E9"/>
    <w:rsid w:val="004A2FD8"/>
    <w:rsid w:val="004A6DED"/>
    <w:rsid w:val="004B06EE"/>
    <w:rsid w:val="004B6244"/>
    <w:rsid w:val="004D0B68"/>
    <w:rsid w:val="004D2CA4"/>
    <w:rsid w:val="004D4B46"/>
    <w:rsid w:val="004E2803"/>
    <w:rsid w:val="004E3E84"/>
    <w:rsid w:val="004E7F00"/>
    <w:rsid w:val="00500AE7"/>
    <w:rsid w:val="00500FE7"/>
    <w:rsid w:val="00505B98"/>
    <w:rsid w:val="005065CC"/>
    <w:rsid w:val="00514CF3"/>
    <w:rsid w:val="00520202"/>
    <w:rsid w:val="00522485"/>
    <w:rsid w:val="00531507"/>
    <w:rsid w:val="00536CCC"/>
    <w:rsid w:val="0054743E"/>
    <w:rsid w:val="00556D94"/>
    <w:rsid w:val="00562719"/>
    <w:rsid w:val="005646AC"/>
    <w:rsid w:val="0056475B"/>
    <w:rsid w:val="00565EE1"/>
    <w:rsid w:val="0056775F"/>
    <w:rsid w:val="005702B7"/>
    <w:rsid w:val="00570494"/>
    <w:rsid w:val="00570866"/>
    <w:rsid w:val="00572E66"/>
    <w:rsid w:val="00576BA3"/>
    <w:rsid w:val="00585B74"/>
    <w:rsid w:val="005866CE"/>
    <w:rsid w:val="005877FA"/>
    <w:rsid w:val="0059744C"/>
    <w:rsid w:val="00597B37"/>
    <w:rsid w:val="005A143D"/>
    <w:rsid w:val="005A4024"/>
    <w:rsid w:val="005A5BFB"/>
    <w:rsid w:val="005A7DC8"/>
    <w:rsid w:val="005B1E8C"/>
    <w:rsid w:val="005B222F"/>
    <w:rsid w:val="005B299C"/>
    <w:rsid w:val="005B41F3"/>
    <w:rsid w:val="005C4BB8"/>
    <w:rsid w:val="005C6097"/>
    <w:rsid w:val="005D72B9"/>
    <w:rsid w:val="005E13C5"/>
    <w:rsid w:val="005E29DD"/>
    <w:rsid w:val="005E3969"/>
    <w:rsid w:val="005E56D2"/>
    <w:rsid w:val="005E7D50"/>
    <w:rsid w:val="005F08C4"/>
    <w:rsid w:val="005F24BE"/>
    <w:rsid w:val="00600651"/>
    <w:rsid w:val="00601827"/>
    <w:rsid w:val="00602E04"/>
    <w:rsid w:val="006034D0"/>
    <w:rsid w:val="00603FA4"/>
    <w:rsid w:val="00604F3D"/>
    <w:rsid w:val="00610289"/>
    <w:rsid w:val="00610A3F"/>
    <w:rsid w:val="00617A08"/>
    <w:rsid w:val="006240A6"/>
    <w:rsid w:val="00624D11"/>
    <w:rsid w:val="00630A18"/>
    <w:rsid w:val="00632C23"/>
    <w:rsid w:val="00634D76"/>
    <w:rsid w:val="00634FF8"/>
    <w:rsid w:val="006434A2"/>
    <w:rsid w:val="00647944"/>
    <w:rsid w:val="00650705"/>
    <w:rsid w:val="00651592"/>
    <w:rsid w:val="00651CD6"/>
    <w:rsid w:val="00653487"/>
    <w:rsid w:val="00665C06"/>
    <w:rsid w:val="00667D61"/>
    <w:rsid w:val="006750DF"/>
    <w:rsid w:val="00682283"/>
    <w:rsid w:val="006937C6"/>
    <w:rsid w:val="006A23F9"/>
    <w:rsid w:val="006A50CB"/>
    <w:rsid w:val="006B0B40"/>
    <w:rsid w:val="006B0DF2"/>
    <w:rsid w:val="006B13D6"/>
    <w:rsid w:val="006B3D16"/>
    <w:rsid w:val="006C0955"/>
    <w:rsid w:val="006C2FB2"/>
    <w:rsid w:val="006C3000"/>
    <w:rsid w:val="006C5A41"/>
    <w:rsid w:val="006D1495"/>
    <w:rsid w:val="006E4767"/>
    <w:rsid w:val="006F328D"/>
    <w:rsid w:val="006F3FC3"/>
    <w:rsid w:val="0070090E"/>
    <w:rsid w:val="0070123B"/>
    <w:rsid w:val="00703C47"/>
    <w:rsid w:val="007042C0"/>
    <w:rsid w:val="00707B82"/>
    <w:rsid w:val="00713205"/>
    <w:rsid w:val="007134C9"/>
    <w:rsid w:val="0072034E"/>
    <w:rsid w:val="00720CC8"/>
    <w:rsid w:val="00722C68"/>
    <w:rsid w:val="00722EC6"/>
    <w:rsid w:val="00725278"/>
    <w:rsid w:val="00730F6A"/>
    <w:rsid w:val="0073173C"/>
    <w:rsid w:val="00733760"/>
    <w:rsid w:val="00734D6D"/>
    <w:rsid w:val="007409D0"/>
    <w:rsid w:val="00741CF3"/>
    <w:rsid w:val="00744531"/>
    <w:rsid w:val="007450EF"/>
    <w:rsid w:val="00745D98"/>
    <w:rsid w:val="00746D70"/>
    <w:rsid w:val="00750F74"/>
    <w:rsid w:val="007528DB"/>
    <w:rsid w:val="00760D0E"/>
    <w:rsid w:val="0076126D"/>
    <w:rsid w:val="00765619"/>
    <w:rsid w:val="007702CF"/>
    <w:rsid w:val="007718F7"/>
    <w:rsid w:val="00774B67"/>
    <w:rsid w:val="0077757B"/>
    <w:rsid w:val="00780791"/>
    <w:rsid w:val="007A76B7"/>
    <w:rsid w:val="007B0410"/>
    <w:rsid w:val="007B105F"/>
    <w:rsid w:val="007B116E"/>
    <w:rsid w:val="007B1A66"/>
    <w:rsid w:val="007C07BD"/>
    <w:rsid w:val="007C1CE6"/>
    <w:rsid w:val="007C219D"/>
    <w:rsid w:val="007C57AD"/>
    <w:rsid w:val="007C6165"/>
    <w:rsid w:val="007C6D1A"/>
    <w:rsid w:val="007D39DD"/>
    <w:rsid w:val="007D5063"/>
    <w:rsid w:val="007E0E48"/>
    <w:rsid w:val="007E150F"/>
    <w:rsid w:val="007E438D"/>
    <w:rsid w:val="007E63B6"/>
    <w:rsid w:val="007E7083"/>
    <w:rsid w:val="007E789C"/>
    <w:rsid w:val="007F5E19"/>
    <w:rsid w:val="007F7CD3"/>
    <w:rsid w:val="008008E1"/>
    <w:rsid w:val="008009AF"/>
    <w:rsid w:val="00801BBD"/>
    <w:rsid w:val="00801EE6"/>
    <w:rsid w:val="00805BB1"/>
    <w:rsid w:val="00811098"/>
    <w:rsid w:val="00815D05"/>
    <w:rsid w:val="008227CA"/>
    <w:rsid w:val="008230B7"/>
    <w:rsid w:val="008327E6"/>
    <w:rsid w:val="00832B61"/>
    <w:rsid w:val="0083453C"/>
    <w:rsid w:val="00836307"/>
    <w:rsid w:val="00841C5E"/>
    <w:rsid w:val="00855DF3"/>
    <w:rsid w:val="0086088F"/>
    <w:rsid w:val="00862C15"/>
    <w:rsid w:val="00864344"/>
    <w:rsid w:val="0086508A"/>
    <w:rsid w:val="008657D4"/>
    <w:rsid w:val="00865FD1"/>
    <w:rsid w:val="00867E58"/>
    <w:rsid w:val="00877BD2"/>
    <w:rsid w:val="00877EA7"/>
    <w:rsid w:val="0088398C"/>
    <w:rsid w:val="0088666C"/>
    <w:rsid w:val="0089131D"/>
    <w:rsid w:val="008A06E4"/>
    <w:rsid w:val="008A0FF0"/>
    <w:rsid w:val="008B567B"/>
    <w:rsid w:val="008B7DC0"/>
    <w:rsid w:val="008C07B3"/>
    <w:rsid w:val="008C4338"/>
    <w:rsid w:val="008D6B6A"/>
    <w:rsid w:val="008D6D36"/>
    <w:rsid w:val="008E0FD3"/>
    <w:rsid w:val="008E6789"/>
    <w:rsid w:val="008E730A"/>
    <w:rsid w:val="008F6463"/>
    <w:rsid w:val="0090168D"/>
    <w:rsid w:val="009016E6"/>
    <w:rsid w:val="009025F0"/>
    <w:rsid w:val="009039EB"/>
    <w:rsid w:val="0090710D"/>
    <w:rsid w:val="00910B77"/>
    <w:rsid w:val="00910F45"/>
    <w:rsid w:val="009230E8"/>
    <w:rsid w:val="00923F80"/>
    <w:rsid w:val="009276B4"/>
    <w:rsid w:val="00935405"/>
    <w:rsid w:val="00940F05"/>
    <w:rsid w:val="0094300D"/>
    <w:rsid w:val="0094329B"/>
    <w:rsid w:val="009465FE"/>
    <w:rsid w:val="00947D03"/>
    <w:rsid w:val="00955C28"/>
    <w:rsid w:val="00956DF2"/>
    <w:rsid w:val="00960373"/>
    <w:rsid w:val="00963E32"/>
    <w:rsid w:val="00964E31"/>
    <w:rsid w:val="009655AD"/>
    <w:rsid w:val="009753C0"/>
    <w:rsid w:val="009768C1"/>
    <w:rsid w:val="009802AF"/>
    <w:rsid w:val="009807F7"/>
    <w:rsid w:val="00985230"/>
    <w:rsid w:val="00987393"/>
    <w:rsid w:val="009913CE"/>
    <w:rsid w:val="00991686"/>
    <w:rsid w:val="00996BC3"/>
    <w:rsid w:val="00997452"/>
    <w:rsid w:val="009A0500"/>
    <w:rsid w:val="009A1348"/>
    <w:rsid w:val="009A1451"/>
    <w:rsid w:val="009A21AB"/>
    <w:rsid w:val="009A35EF"/>
    <w:rsid w:val="009B1A99"/>
    <w:rsid w:val="009B415F"/>
    <w:rsid w:val="009B6784"/>
    <w:rsid w:val="009C0319"/>
    <w:rsid w:val="009C1FE3"/>
    <w:rsid w:val="009C2262"/>
    <w:rsid w:val="009C27F8"/>
    <w:rsid w:val="009C3C5E"/>
    <w:rsid w:val="009C4A5D"/>
    <w:rsid w:val="009C68EF"/>
    <w:rsid w:val="009C6967"/>
    <w:rsid w:val="009D1D05"/>
    <w:rsid w:val="009D7EE3"/>
    <w:rsid w:val="009E60E9"/>
    <w:rsid w:val="009E6E34"/>
    <w:rsid w:val="009F0292"/>
    <w:rsid w:val="009F0AE8"/>
    <w:rsid w:val="009F2513"/>
    <w:rsid w:val="009F3AC8"/>
    <w:rsid w:val="009F6187"/>
    <w:rsid w:val="00A01F48"/>
    <w:rsid w:val="00A056AB"/>
    <w:rsid w:val="00A1370D"/>
    <w:rsid w:val="00A14120"/>
    <w:rsid w:val="00A1536B"/>
    <w:rsid w:val="00A17BED"/>
    <w:rsid w:val="00A17DA4"/>
    <w:rsid w:val="00A20D64"/>
    <w:rsid w:val="00A2106A"/>
    <w:rsid w:val="00A23192"/>
    <w:rsid w:val="00A2798F"/>
    <w:rsid w:val="00A327A7"/>
    <w:rsid w:val="00A338B7"/>
    <w:rsid w:val="00A45B41"/>
    <w:rsid w:val="00A5235E"/>
    <w:rsid w:val="00A53B32"/>
    <w:rsid w:val="00A65B9B"/>
    <w:rsid w:val="00A711AE"/>
    <w:rsid w:val="00A73B86"/>
    <w:rsid w:val="00A80D20"/>
    <w:rsid w:val="00A840A3"/>
    <w:rsid w:val="00A84FB5"/>
    <w:rsid w:val="00A87199"/>
    <w:rsid w:val="00A87516"/>
    <w:rsid w:val="00A90ADE"/>
    <w:rsid w:val="00A927DC"/>
    <w:rsid w:val="00A965DD"/>
    <w:rsid w:val="00A96EE1"/>
    <w:rsid w:val="00A97D10"/>
    <w:rsid w:val="00AA6253"/>
    <w:rsid w:val="00AC16C1"/>
    <w:rsid w:val="00AC4294"/>
    <w:rsid w:val="00AC601E"/>
    <w:rsid w:val="00AD2812"/>
    <w:rsid w:val="00AD3340"/>
    <w:rsid w:val="00AD49DF"/>
    <w:rsid w:val="00AD519D"/>
    <w:rsid w:val="00AE0550"/>
    <w:rsid w:val="00AE1DC8"/>
    <w:rsid w:val="00AE1E82"/>
    <w:rsid w:val="00AF05D5"/>
    <w:rsid w:val="00B01E5F"/>
    <w:rsid w:val="00B02275"/>
    <w:rsid w:val="00B03466"/>
    <w:rsid w:val="00B07965"/>
    <w:rsid w:val="00B106B6"/>
    <w:rsid w:val="00B13CEC"/>
    <w:rsid w:val="00B267BF"/>
    <w:rsid w:val="00B33907"/>
    <w:rsid w:val="00B35261"/>
    <w:rsid w:val="00B353FB"/>
    <w:rsid w:val="00B35428"/>
    <w:rsid w:val="00B37740"/>
    <w:rsid w:val="00B468BF"/>
    <w:rsid w:val="00B52B22"/>
    <w:rsid w:val="00B54CD6"/>
    <w:rsid w:val="00B5699C"/>
    <w:rsid w:val="00B57721"/>
    <w:rsid w:val="00B57825"/>
    <w:rsid w:val="00B579F3"/>
    <w:rsid w:val="00B6562C"/>
    <w:rsid w:val="00B65662"/>
    <w:rsid w:val="00B66E74"/>
    <w:rsid w:val="00B70B05"/>
    <w:rsid w:val="00B71CDF"/>
    <w:rsid w:val="00B73956"/>
    <w:rsid w:val="00B74FB8"/>
    <w:rsid w:val="00B760D1"/>
    <w:rsid w:val="00B7649D"/>
    <w:rsid w:val="00B76B00"/>
    <w:rsid w:val="00B76FB4"/>
    <w:rsid w:val="00B774AF"/>
    <w:rsid w:val="00B8258A"/>
    <w:rsid w:val="00B85AAC"/>
    <w:rsid w:val="00B91785"/>
    <w:rsid w:val="00B924F0"/>
    <w:rsid w:val="00B964AD"/>
    <w:rsid w:val="00B97BA5"/>
    <w:rsid w:val="00B97F3A"/>
    <w:rsid w:val="00BA0C8D"/>
    <w:rsid w:val="00BA5BEC"/>
    <w:rsid w:val="00BA7F07"/>
    <w:rsid w:val="00BB43B9"/>
    <w:rsid w:val="00BC512C"/>
    <w:rsid w:val="00BD1FC4"/>
    <w:rsid w:val="00BD227B"/>
    <w:rsid w:val="00BD4EC0"/>
    <w:rsid w:val="00BD79B0"/>
    <w:rsid w:val="00BD7C82"/>
    <w:rsid w:val="00BE0FBE"/>
    <w:rsid w:val="00BE4AE3"/>
    <w:rsid w:val="00BE4C52"/>
    <w:rsid w:val="00BF3B5A"/>
    <w:rsid w:val="00BF6B1E"/>
    <w:rsid w:val="00BF7D10"/>
    <w:rsid w:val="00C01118"/>
    <w:rsid w:val="00C03605"/>
    <w:rsid w:val="00C04105"/>
    <w:rsid w:val="00C1026D"/>
    <w:rsid w:val="00C11DAC"/>
    <w:rsid w:val="00C12535"/>
    <w:rsid w:val="00C247EC"/>
    <w:rsid w:val="00C271DF"/>
    <w:rsid w:val="00C36840"/>
    <w:rsid w:val="00C3717F"/>
    <w:rsid w:val="00C4028C"/>
    <w:rsid w:val="00C408EE"/>
    <w:rsid w:val="00C41E0B"/>
    <w:rsid w:val="00C46ED8"/>
    <w:rsid w:val="00C47B2B"/>
    <w:rsid w:val="00C50AB4"/>
    <w:rsid w:val="00C63228"/>
    <w:rsid w:val="00C63E39"/>
    <w:rsid w:val="00C708DB"/>
    <w:rsid w:val="00C715BB"/>
    <w:rsid w:val="00C7172C"/>
    <w:rsid w:val="00C748F1"/>
    <w:rsid w:val="00C8020D"/>
    <w:rsid w:val="00C825AA"/>
    <w:rsid w:val="00C83B04"/>
    <w:rsid w:val="00C90552"/>
    <w:rsid w:val="00C928C6"/>
    <w:rsid w:val="00CA0E61"/>
    <w:rsid w:val="00CA245C"/>
    <w:rsid w:val="00CA60EA"/>
    <w:rsid w:val="00CB00AC"/>
    <w:rsid w:val="00CB4B34"/>
    <w:rsid w:val="00CB613B"/>
    <w:rsid w:val="00CB6867"/>
    <w:rsid w:val="00CC09CD"/>
    <w:rsid w:val="00CC165A"/>
    <w:rsid w:val="00CC3BC0"/>
    <w:rsid w:val="00CC5BAF"/>
    <w:rsid w:val="00CC7C3B"/>
    <w:rsid w:val="00CD5066"/>
    <w:rsid w:val="00CE18C7"/>
    <w:rsid w:val="00CE7705"/>
    <w:rsid w:val="00CF7362"/>
    <w:rsid w:val="00D0385B"/>
    <w:rsid w:val="00D0541E"/>
    <w:rsid w:val="00D06EBC"/>
    <w:rsid w:val="00D07CF8"/>
    <w:rsid w:val="00D101EC"/>
    <w:rsid w:val="00D10C8D"/>
    <w:rsid w:val="00D13E19"/>
    <w:rsid w:val="00D15E66"/>
    <w:rsid w:val="00D20527"/>
    <w:rsid w:val="00D23A3C"/>
    <w:rsid w:val="00D3044B"/>
    <w:rsid w:val="00D319E0"/>
    <w:rsid w:val="00D37BA2"/>
    <w:rsid w:val="00D43305"/>
    <w:rsid w:val="00D4645B"/>
    <w:rsid w:val="00D4647C"/>
    <w:rsid w:val="00D479AF"/>
    <w:rsid w:val="00D50847"/>
    <w:rsid w:val="00D509D9"/>
    <w:rsid w:val="00D51EAE"/>
    <w:rsid w:val="00D524CE"/>
    <w:rsid w:val="00D60BE9"/>
    <w:rsid w:val="00D61A3C"/>
    <w:rsid w:val="00D63BB3"/>
    <w:rsid w:val="00D648B5"/>
    <w:rsid w:val="00D6654A"/>
    <w:rsid w:val="00D71322"/>
    <w:rsid w:val="00D728A8"/>
    <w:rsid w:val="00D74308"/>
    <w:rsid w:val="00D74470"/>
    <w:rsid w:val="00D76242"/>
    <w:rsid w:val="00D81735"/>
    <w:rsid w:val="00D82445"/>
    <w:rsid w:val="00D8330B"/>
    <w:rsid w:val="00D85181"/>
    <w:rsid w:val="00D851AA"/>
    <w:rsid w:val="00D950C7"/>
    <w:rsid w:val="00D96CBC"/>
    <w:rsid w:val="00DA089B"/>
    <w:rsid w:val="00DA374E"/>
    <w:rsid w:val="00DA5CDD"/>
    <w:rsid w:val="00DB6B53"/>
    <w:rsid w:val="00DC0B09"/>
    <w:rsid w:val="00DC173A"/>
    <w:rsid w:val="00DC3A5A"/>
    <w:rsid w:val="00DC657E"/>
    <w:rsid w:val="00DD15BD"/>
    <w:rsid w:val="00DE0577"/>
    <w:rsid w:val="00DF338E"/>
    <w:rsid w:val="00E01EE4"/>
    <w:rsid w:val="00E02A4C"/>
    <w:rsid w:val="00E10C8A"/>
    <w:rsid w:val="00E16819"/>
    <w:rsid w:val="00E265D9"/>
    <w:rsid w:val="00E34734"/>
    <w:rsid w:val="00E34DE0"/>
    <w:rsid w:val="00E37531"/>
    <w:rsid w:val="00E40693"/>
    <w:rsid w:val="00E45339"/>
    <w:rsid w:val="00E50648"/>
    <w:rsid w:val="00E627C1"/>
    <w:rsid w:val="00E76CE0"/>
    <w:rsid w:val="00E83A69"/>
    <w:rsid w:val="00E8404E"/>
    <w:rsid w:val="00E859DB"/>
    <w:rsid w:val="00E86AEA"/>
    <w:rsid w:val="00E877F3"/>
    <w:rsid w:val="00E90697"/>
    <w:rsid w:val="00E9235D"/>
    <w:rsid w:val="00E945F5"/>
    <w:rsid w:val="00E9492F"/>
    <w:rsid w:val="00EA24A4"/>
    <w:rsid w:val="00EA2EF3"/>
    <w:rsid w:val="00EA449C"/>
    <w:rsid w:val="00EB0A15"/>
    <w:rsid w:val="00EB1FD1"/>
    <w:rsid w:val="00EB2C02"/>
    <w:rsid w:val="00EB326B"/>
    <w:rsid w:val="00EB5125"/>
    <w:rsid w:val="00EB56C9"/>
    <w:rsid w:val="00EB7B9A"/>
    <w:rsid w:val="00EC01B8"/>
    <w:rsid w:val="00EC192F"/>
    <w:rsid w:val="00EC1E2E"/>
    <w:rsid w:val="00EC2F84"/>
    <w:rsid w:val="00EC79A2"/>
    <w:rsid w:val="00ED2588"/>
    <w:rsid w:val="00EE03D4"/>
    <w:rsid w:val="00EE35A2"/>
    <w:rsid w:val="00EE3602"/>
    <w:rsid w:val="00EE7D8A"/>
    <w:rsid w:val="00EF4742"/>
    <w:rsid w:val="00F015F0"/>
    <w:rsid w:val="00F04BA2"/>
    <w:rsid w:val="00F07606"/>
    <w:rsid w:val="00F11BDD"/>
    <w:rsid w:val="00F1567F"/>
    <w:rsid w:val="00F24664"/>
    <w:rsid w:val="00F3452D"/>
    <w:rsid w:val="00F42716"/>
    <w:rsid w:val="00F42A4A"/>
    <w:rsid w:val="00F4520D"/>
    <w:rsid w:val="00F47CC3"/>
    <w:rsid w:val="00F50BD4"/>
    <w:rsid w:val="00F61028"/>
    <w:rsid w:val="00F637DC"/>
    <w:rsid w:val="00F66346"/>
    <w:rsid w:val="00F668D8"/>
    <w:rsid w:val="00F70D17"/>
    <w:rsid w:val="00F7753A"/>
    <w:rsid w:val="00F87C0D"/>
    <w:rsid w:val="00F94D2E"/>
    <w:rsid w:val="00FA1938"/>
    <w:rsid w:val="00FA374D"/>
    <w:rsid w:val="00FA4014"/>
    <w:rsid w:val="00FA7D56"/>
    <w:rsid w:val="00FB4332"/>
    <w:rsid w:val="00FB4AD8"/>
    <w:rsid w:val="00FC23CD"/>
    <w:rsid w:val="00FD107F"/>
    <w:rsid w:val="00FD16DB"/>
    <w:rsid w:val="00FD6ADF"/>
    <w:rsid w:val="00FE04BF"/>
    <w:rsid w:val="00FE1785"/>
    <w:rsid w:val="00FE37D5"/>
    <w:rsid w:val="00FF2BC9"/>
    <w:rsid w:val="00FF35BD"/>
    <w:rsid w:val="00FF4B79"/>
    <w:rsid w:val="00FF58F2"/>
    <w:rsid w:val="00FF71F6"/>
    <w:rsid w:val="62E65553"/>
    <w:rsid w:val="7A657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02A4FA26"/>
  <w15:docId w15:val="{15955092-97A3-4723-8445-AD60BEA9B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 w:qFormat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/>
    <w:lsdException w:name="Table Grid" w:uiPriority="5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1CF3"/>
    <w:pPr>
      <w:widowControl w:val="0"/>
      <w:jc w:val="both"/>
    </w:pPr>
    <w:rPr>
      <w:rFonts w:ascii="Times New Roman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836307"/>
    <w:pPr>
      <w:keepNext/>
      <w:keepLines/>
      <w:spacing w:line="360" w:lineRule="auto"/>
      <w:outlineLvl w:val="0"/>
    </w:pPr>
    <w:rPr>
      <w:rFonts w:eastAsia="Times New Roman"/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Char"/>
    <w:unhideWhenUsed/>
    <w:qFormat/>
    <w:rsid w:val="00836307"/>
    <w:pPr>
      <w:keepNext/>
      <w:keepLines/>
      <w:spacing w:line="415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06A8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sid w:val="00741CF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41CF3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741C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741CF3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41CF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41CF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36307"/>
    <w:rPr>
      <w:rFonts w:ascii="Times New Roman" w:eastAsia="Times New Roman" w:hAnsi="Times New Roman" w:cs="Times New Roman"/>
      <w:b/>
      <w:bCs/>
      <w:kern w:val="44"/>
      <w:sz w:val="24"/>
      <w:szCs w:val="44"/>
    </w:rPr>
  </w:style>
  <w:style w:type="table" w:styleId="a6">
    <w:name w:val="Table Grid"/>
    <w:basedOn w:val="a1"/>
    <w:uiPriority w:val="59"/>
    <w:rsid w:val="00F70D1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836307"/>
    <w:rPr>
      <w:rFonts w:asciiTheme="majorHAnsi" w:eastAsiaTheme="majorEastAsia" w:hAnsiTheme="majorHAnsi" w:cstheme="majorBidi"/>
      <w:b/>
      <w:bCs/>
      <w:kern w:val="2"/>
      <w:sz w:val="21"/>
      <w:szCs w:val="32"/>
    </w:rPr>
  </w:style>
  <w:style w:type="paragraph" w:styleId="a7">
    <w:name w:val="List Paragraph"/>
    <w:basedOn w:val="a"/>
    <w:uiPriority w:val="34"/>
    <w:qFormat/>
    <w:rsid w:val="006434A2"/>
    <w:pPr>
      <w:widowControl/>
      <w:ind w:firstLineChars="200" w:firstLine="420"/>
      <w:jc w:val="left"/>
    </w:pPr>
    <w:rPr>
      <w:kern w:val="0"/>
      <w:sz w:val="24"/>
      <w:lang w:val="en-AU" w:eastAsia="en-US"/>
    </w:rPr>
  </w:style>
  <w:style w:type="paragraph" w:styleId="a8">
    <w:name w:val="Date"/>
    <w:basedOn w:val="a"/>
    <w:next w:val="a"/>
    <w:link w:val="Char2"/>
    <w:semiHidden/>
    <w:unhideWhenUsed/>
    <w:rsid w:val="009655AD"/>
    <w:pPr>
      <w:ind w:leftChars="2500" w:left="100"/>
    </w:pPr>
  </w:style>
  <w:style w:type="character" w:customStyle="1" w:styleId="Char2">
    <w:name w:val="日期 Char"/>
    <w:basedOn w:val="a0"/>
    <w:link w:val="a8"/>
    <w:semiHidden/>
    <w:rsid w:val="009655AD"/>
    <w:rPr>
      <w:rFonts w:ascii="Times New Roman" w:hAnsi="Times New Roman" w:cs="Times New Roman"/>
      <w:kern w:val="2"/>
      <w:sz w:val="21"/>
      <w:szCs w:val="24"/>
    </w:rPr>
  </w:style>
  <w:style w:type="paragraph" w:customStyle="1" w:styleId="HR">
    <w:name w:val="HR正文"/>
    <w:basedOn w:val="a"/>
    <w:link w:val="HRChar"/>
    <w:qFormat/>
    <w:rsid w:val="009655AD"/>
    <w:pPr>
      <w:tabs>
        <w:tab w:val="left" w:pos="1346"/>
      </w:tabs>
      <w:spacing w:line="300" w:lineRule="auto"/>
      <w:ind w:firstLineChars="200" w:firstLine="200"/>
      <w:jc w:val="left"/>
    </w:pPr>
    <w:rPr>
      <w:rFonts w:ascii="微软雅黑" w:hAnsi="微软雅黑"/>
      <w:sz w:val="23"/>
      <w:szCs w:val="23"/>
    </w:rPr>
  </w:style>
  <w:style w:type="character" w:customStyle="1" w:styleId="HRChar">
    <w:name w:val="HR正文 Char"/>
    <w:link w:val="HR"/>
    <w:qFormat/>
    <w:rsid w:val="009655AD"/>
    <w:rPr>
      <w:rFonts w:ascii="微软雅黑" w:hAnsi="微软雅黑" w:cs="Times New Roman"/>
      <w:kern w:val="2"/>
      <w:sz w:val="23"/>
      <w:szCs w:val="23"/>
    </w:rPr>
  </w:style>
  <w:style w:type="character" w:customStyle="1" w:styleId="high-light-bg4">
    <w:name w:val="high-light-bg4"/>
    <w:basedOn w:val="a0"/>
    <w:rsid w:val="007D39DD"/>
  </w:style>
  <w:style w:type="paragraph" w:customStyle="1" w:styleId="3">
    <w:name w:val="标题3"/>
    <w:basedOn w:val="2"/>
    <w:link w:val="3Char"/>
    <w:qFormat/>
    <w:rsid w:val="00D07CF8"/>
    <w:pPr>
      <w:keepNext w:val="0"/>
      <w:keepLines w:val="0"/>
      <w:spacing w:before="240" w:after="120" w:line="240" w:lineRule="auto"/>
      <w:jc w:val="left"/>
      <w:outlineLvl w:val="2"/>
    </w:pPr>
    <w:rPr>
      <w:rFonts w:ascii="Arial" w:eastAsia="宋体" w:hAnsi="Arial" w:cs="Arial"/>
      <w:sz w:val="28"/>
    </w:rPr>
  </w:style>
  <w:style w:type="character" w:customStyle="1" w:styleId="3Char">
    <w:name w:val="标题3 Char"/>
    <w:basedOn w:val="a0"/>
    <w:link w:val="3"/>
    <w:qFormat/>
    <w:rsid w:val="00D07CF8"/>
    <w:rPr>
      <w:rFonts w:ascii="Arial" w:hAnsi="Arial" w:cs="Arial"/>
      <w:b/>
      <w:bCs/>
      <w:kern w:val="2"/>
      <w:sz w:val="28"/>
      <w:szCs w:val="32"/>
    </w:rPr>
  </w:style>
  <w:style w:type="paragraph" w:customStyle="1" w:styleId="40">
    <w:name w:val="标题4"/>
    <w:basedOn w:val="a"/>
    <w:rsid w:val="00D07CF8"/>
    <w:pPr>
      <w:spacing w:before="240" w:after="120"/>
      <w:jc w:val="left"/>
      <w:outlineLvl w:val="3"/>
    </w:pPr>
    <w:rPr>
      <w:rFonts w:ascii="Arial" w:hAnsi="Arial" w:cs="Arial" w:hint="eastAsia"/>
      <w:b/>
      <w:bCs/>
      <w:sz w:val="28"/>
      <w:szCs w:val="32"/>
    </w:rPr>
  </w:style>
  <w:style w:type="character" w:customStyle="1" w:styleId="apple-converted-space">
    <w:name w:val="apple-converted-space"/>
    <w:basedOn w:val="a0"/>
    <w:rsid w:val="00193E11"/>
  </w:style>
  <w:style w:type="character" w:customStyle="1" w:styleId="basic-word">
    <w:name w:val="basic-word"/>
    <w:basedOn w:val="a0"/>
    <w:rsid w:val="001355CE"/>
  </w:style>
  <w:style w:type="paragraph" w:styleId="a9">
    <w:name w:val="annotation text"/>
    <w:basedOn w:val="a"/>
    <w:link w:val="Char3"/>
    <w:uiPriority w:val="99"/>
    <w:qFormat/>
    <w:rsid w:val="00CE7705"/>
    <w:pPr>
      <w:jc w:val="left"/>
    </w:pPr>
  </w:style>
  <w:style w:type="character" w:customStyle="1" w:styleId="Char3">
    <w:name w:val="批注文字 Char"/>
    <w:basedOn w:val="a0"/>
    <w:link w:val="a9"/>
    <w:uiPriority w:val="99"/>
    <w:qFormat/>
    <w:rsid w:val="00CE7705"/>
    <w:rPr>
      <w:rFonts w:ascii="Times New Roman" w:hAnsi="Times New Roman" w:cs="Times New Roman"/>
      <w:kern w:val="2"/>
      <w:sz w:val="21"/>
      <w:szCs w:val="24"/>
    </w:rPr>
  </w:style>
  <w:style w:type="character" w:styleId="aa">
    <w:name w:val="annotation reference"/>
    <w:basedOn w:val="a0"/>
    <w:uiPriority w:val="99"/>
    <w:unhideWhenUsed/>
    <w:qFormat/>
    <w:rsid w:val="00CE7705"/>
    <w:rPr>
      <w:sz w:val="21"/>
      <w:szCs w:val="21"/>
    </w:rPr>
  </w:style>
  <w:style w:type="paragraph" w:customStyle="1" w:styleId="src">
    <w:name w:val="src"/>
    <w:basedOn w:val="a"/>
    <w:rsid w:val="008327E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4Char">
    <w:name w:val="标题 4 Char"/>
    <w:basedOn w:val="a0"/>
    <w:link w:val="4"/>
    <w:uiPriority w:val="9"/>
    <w:semiHidden/>
    <w:rsid w:val="00106A83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b">
    <w:name w:val="annotation subject"/>
    <w:basedOn w:val="a9"/>
    <w:next w:val="a9"/>
    <w:link w:val="Char4"/>
    <w:semiHidden/>
    <w:unhideWhenUsed/>
    <w:rsid w:val="00867E58"/>
    <w:rPr>
      <w:b/>
      <w:bCs/>
    </w:rPr>
  </w:style>
  <w:style w:type="character" w:customStyle="1" w:styleId="Char4">
    <w:name w:val="批注主题 Char"/>
    <w:basedOn w:val="Char3"/>
    <w:link w:val="ab"/>
    <w:semiHidden/>
    <w:rsid w:val="00867E58"/>
    <w:rPr>
      <w:rFonts w:ascii="Times New Roman" w:hAnsi="Times New Roman" w:cs="Times New Roman"/>
      <w:b/>
      <w:bCs/>
      <w:kern w:val="2"/>
      <w:sz w:val="21"/>
      <w:szCs w:val="24"/>
    </w:rPr>
  </w:style>
  <w:style w:type="character" w:customStyle="1" w:styleId="skip">
    <w:name w:val="skip"/>
    <w:basedOn w:val="a0"/>
    <w:rsid w:val="00B37740"/>
  </w:style>
  <w:style w:type="character" w:styleId="ac">
    <w:name w:val="Hyperlink"/>
    <w:basedOn w:val="a0"/>
    <w:uiPriority w:val="99"/>
    <w:semiHidden/>
    <w:unhideWhenUsed/>
    <w:rsid w:val="00B3774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9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179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4939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51282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771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87230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7512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6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6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9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emf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hyperlink" Target="javascript:;" TargetMode="External"/><Relationship Id="rId17" Type="http://schemas.openxmlformats.org/officeDocument/2006/relationships/image" Target="media/image4.png"/><Relationship Id="rId25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javascript:;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footer" Target="footer1.xml"/><Relationship Id="rId10" Type="http://schemas.openxmlformats.org/officeDocument/2006/relationships/hyperlink" Target="javascript:;" TargetMode="Externa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hyperlink" Target="javascript:;" TargetMode="External"/><Relationship Id="rId14" Type="http://schemas.openxmlformats.org/officeDocument/2006/relationships/oleObject" Target="embeddings/Microsoft_Visio_2003-2010___11111111111111.vsd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441769A-6FCB-40B7-9A62-9D852E9471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1525</Words>
  <Characters>8693</Characters>
  <Application>Microsoft Office Word</Application>
  <DocSecurity>0</DocSecurity>
  <Lines>72</Lines>
  <Paragraphs>20</Paragraphs>
  <ScaleCrop>false</ScaleCrop>
  <Company>Lenovo</Company>
  <LinksUpToDate>false</LinksUpToDate>
  <CharactersWithSpaces>10198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zywd</dc:creator>
  <cp:lastModifiedBy>胡群 Qun Hu  (研发总院 AERI)</cp:lastModifiedBy>
  <cp:revision>2</cp:revision>
  <cp:lastPrinted>2021-11-05T06:34:00Z</cp:lastPrinted>
  <dcterms:created xsi:type="dcterms:W3CDTF">2023-02-02T10:40:00Z</dcterms:created>
  <dcterms:modified xsi:type="dcterms:W3CDTF">2023-02-02T10:40:00Z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2052-9.1.0.5133</vt:lpwstr>
  </property>
</Properties>
</file>